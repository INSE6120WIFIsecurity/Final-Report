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E90EE6B" w14:textId="02E3EAE5" w:rsidR="009303D9" w:rsidRPr="008B6524" w:rsidRDefault="00815E55" w:rsidP="008B6524">
      <w:pPr>
        <w:pStyle w:val="papertitle"/>
        <w:spacing w:before="5pt" w:beforeAutospacing="1" w:after="5pt" w:afterAutospacing="1"/>
        <w:rPr>
          <w:kern w:val="48"/>
        </w:rPr>
      </w:pPr>
      <w:r>
        <w:rPr>
          <w:kern w:val="48"/>
        </w:rPr>
        <w:t>Attacks on WiFi Security Protocols</w:t>
      </w:r>
    </w:p>
    <w:p w14:paraId="5BED3B3E" w14:textId="77777777" w:rsidR="00D7522C" w:rsidRDefault="00D7522C" w:rsidP="003B4E04">
      <w:pPr>
        <w:pStyle w:val="Author"/>
        <w:spacing w:before="5pt" w:beforeAutospacing="1" w:after="5pt" w:afterAutospacing="1" w:line="6pt" w:lineRule="auto"/>
        <w:rPr>
          <w:sz w:val="16"/>
          <w:szCs w:val="16"/>
        </w:rPr>
      </w:pPr>
    </w:p>
    <w:p w14:paraId="37069683"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12C8E307" w14:textId="6DE82F10" w:rsidR="00BD670B" w:rsidRPr="00C51523" w:rsidRDefault="00C51523" w:rsidP="00BD670B">
      <w:pPr>
        <w:pStyle w:val="Author"/>
        <w:spacing w:before="5pt" w:beforeAutospacing="1"/>
        <w:rPr>
          <w:sz w:val="18"/>
          <w:szCs w:val="18"/>
          <w:lang w:val="en-CA"/>
        </w:rPr>
      </w:pPr>
      <w:r w:rsidRPr="00C51523">
        <w:rPr>
          <w:sz w:val="18"/>
          <w:szCs w:val="18"/>
          <w:lang w:val="en-CA"/>
        </w:rPr>
        <w:t>Fatimah Bayanooni</w:t>
      </w:r>
      <w:r w:rsidRPr="00C51523">
        <w:rPr>
          <w:sz w:val="18"/>
          <w:szCs w:val="18"/>
          <w:lang w:val="en-CA"/>
        </w:rPr>
        <w:br/>
        <w:t>Information System Security</w:t>
      </w:r>
      <w:r w:rsidR="001A3B3D" w:rsidRPr="00C51523">
        <w:rPr>
          <w:sz w:val="18"/>
          <w:szCs w:val="18"/>
          <w:lang w:val="en-CA"/>
        </w:rPr>
        <w:br/>
      </w:r>
      <w:r w:rsidRPr="00C51523">
        <w:rPr>
          <w:sz w:val="18"/>
          <w:szCs w:val="18"/>
          <w:lang w:val="en-CA"/>
        </w:rPr>
        <w:t>Concordia University</w:t>
      </w:r>
      <w:r w:rsidR="001A3B3D" w:rsidRPr="00C51523">
        <w:rPr>
          <w:i/>
          <w:sz w:val="18"/>
          <w:szCs w:val="18"/>
          <w:lang w:val="en-CA"/>
        </w:rPr>
        <w:t xml:space="preserve"> </w:t>
      </w:r>
      <w:r w:rsidR="007B6DDA" w:rsidRPr="00C51523">
        <w:rPr>
          <w:i/>
          <w:sz w:val="18"/>
          <w:szCs w:val="18"/>
          <w:lang w:val="en-CA"/>
        </w:rPr>
        <w:br/>
      </w:r>
      <w:r w:rsidRPr="00C51523">
        <w:rPr>
          <w:i/>
          <w:sz w:val="18"/>
          <w:szCs w:val="18"/>
          <w:lang w:val="en-CA"/>
        </w:rPr>
        <w:t>40243704</w:t>
      </w:r>
    </w:p>
    <w:p w14:paraId="3FBA494D" w14:textId="04AF904A" w:rsidR="001A3B3D" w:rsidRPr="00BA6A30" w:rsidRDefault="005F1EEC" w:rsidP="007B6DDA">
      <w:pPr>
        <w:pStyle w:val="Author"/>
        <w:spacing w:before="5pt" w:beforeAutospacing="1"/>
        <w:rPr>
          <w:sz w:val="18"/>
          <w:szCs w:val="18"/>
          <w:lang w:val="en-CA"/>
        </w:rPr>
      </w:pPr>
      <w:r w:rsidRPr="005F1EEC">
        <w:rPr>
          <w:sz w:val="18"/>
          <w:szCs w:val="18"/>
        </w:rPr>
        <w:t>Youssef Masmoudi</w:t>
      </w:r>
      <w:r w:rsidR="00447BB9">
        <w:rPr>
          <w:sz w:val="18"/>
          <w:szCs w:val="18"/>
        </w:rPr>
        <w:br/>
      </w:r>
      <w:r w:rsidRPr="00C51523">
        <w:rPr>
          <w:sz w:val="18"/>
          <w:szCs w:val="18"/>
          <w:lang w:val="en-CA"/>
        </w:rPr>
        <w:t>Information System Security</w:t>
      </w:r>
      <w:r w:rsidRPr="00C51523">
        <w:rPr>
          <w:sz w:val="18"/>
          <w:szCs w:val="18"/>
          <w:lang w:val="en-CA"/>
        </w:rPr>
        <w:br/>
        <w:t>Concordia University</w:t>
      </w:r>
      <w:r w:rsidR="00447BB9" w:rsidRPr="00F847A6">
        <w:rPr>
          <w:i/>
          <w:sz w:val="18"/>
          <w:szCs w:val="18"/>
        </w:rPr>
        <w:br/>
      </w:r>
      <w:r w:rsidRPr="005F1EEC">
        <w:rPr>
          <w:sz w:val="18"/>
          <w:szCs w:val="18"/>
          <w:lang w:val="en-CA"/>
        </w:rPr>
        <w:t>40203501</w:t>
      </w:r>
      <w:r w:rsidR="00447BB9" w:rsidRPr="005F1EEC">
        <w:rPr>
          <w:sz w:val="18"/>
          <w:szCs w:val="18"/>
          <w:lang w:val="en-CA"/>
        </w:rPr>
        <w:br/>
      </w:r>
      <w:r w:rsidR="00BD670B">
        <w:rPr>
          <w:sz w:val="18"/>
          <w:szCs w:val="18"/>
        </w:rPr>
        <w:br w:type="column"/>
      </w:r>
      <w:r w:rsidR="00C51523" w:rsidRPr="00C51523">
        <w:rPr>
          <w:sz w:val="18"/>
          <w:szCs w:val="18"/>
        </w:rPr>
        <w:t>Orlando Lopez Sumalavia</w:t>
      </w:r>
      <w:r w:rsidR="001A3B3D" w:rsidRPr="00F847A6">
        <w:rPr>
          <w:sz w:val="18"/>
          <w:szCs w:val="18"/>
        </w:rPr>
        <w:br/>
      </w:r>
      <w:r w:rsidR="00C51523" w:rsidRPr="00C51523">
        <w:rPr>
          <w:sz w:val="18"/>
          <w:szCs w:val="18"/>
          <w:lang w:val="en-CA"/>
        </w:rPr>
        <w:t>Information System Security</w:t>
      </w:r>
      <w:r w:rsidR="00C51523" w:rsidRPr="00C51523">
        <w:rPr>
          <w:sz w:val="18"/>
          <w:szCs w:val="18"/>
          <w:lang w:val="en-CA"/>
        </w:rPr>
        <w:br/>
        <w:t>Concordia University</w:t>
      </w:r>
      <w:r w:rsidR="007B6DDA" w:rsidRPr="00BA6A30">
        <w:rPr>
          <w:sz w:val="18"/>
          <w:szCs w:val="18"/>
          <w:lang w:val="en-CA"/>
        </w:rPr>
        <w:br/>
      </w:r>
      <w:r w:rsidR="00BA6A30" w:rsidRPr="00BA6A30">
        <w:rPr>
          <w:sz w:val="18"/>
          <w:szCs w:val="18"/>
          <w:lang w:val="en-CA"/>
        </w:rPr>
        <w:t>40207755</w:t>
      </w:r>
    </w:p>
    <w:p w14:paraId="3B8E1916" w14:textId="6DD938C8" w:rsidR="004E7D8F" w:rsidRDefault="005F1EEC" w:rsidP="004E7D8F">
      <w:pPr>
        <w:pStyle w:val="Author"/>
        <w:spacing w:before="5pt" w:beforeAutospacing="1"/>
        <w:rPr>
          <w:sz w:val="18"/>
          <w:szCs w:val="18"/>
          <w:lang w:val="en-CA"/>
        </w:rPr>
      </w:pPr>
      <w:r w:rsidRPr="005F1EEC">
        <w:rPr>
          <w:sz w:val="18"/>
          <w:szCs w:val="18"/>
        </w:rPr>
        <w:t>Rahma Tabakh</w:t>
      </w:r>
      <w:r w:rsidR="00447BB9" w:rsidRPr="00F847A6">
        <w:rPr>
          <w:sz w:val="18"/>
          <w:szCs w:val="18"/>
        </w:rPr>
        <w:br/>
      </w:r>
      <w:r w:rsidRPr="00C51523">
        <w:rPr>
          <w:sz w:val="18"/>
          <w:szCs w:val="18"/>
          <w:lang w:val="en-CA"/>
        </w:rPr>
        <w:t>Information System Security</w:t>
      </w:r>
      <w:r w:rsidRPr="00C51523">
        <w:rPr>
          <w:sz w:val="18"/>
          <w:szCs w:val="18"/>
          <w:lang w:val="en-CA"/>
        </w:rPr>
        <w:br/>
        <w:t>Concordia University</w:t>
      </w:r>
      <w:r w:rsidR="00447BB9" w:rsidRPr="00F847A6">
        <w:rPr>
          <w:i/>
          <w:sz w:val="18"/>
          <w:szCs w:val="18"/>
        </w:rPr>
        <w:br/>
      </w:r>
      <w:r w:rsidRPr="005F1EEC">
        <w:rPr>
          <w:sz w:val="18"/>
          <w:szCs w:val="18"/>
          <w:lang w:val="en-CA"/>
        </w:rPr>
        <w:t>40218780</w:t>
      </w:r>
    </w:p>
    <w:p w14:paraId="689AECEE" w14:textId="69676253" w:rsidR="001A3B3D" w:rsidRPr="00C51523" w:rsidRDefault="004E7D8F" w:rsidP="008A4DF5">
      <w:pPr>
        <w:pStyle w:val="Author"/>
        <w:spacing w:before="5pt" w:beforeAutospacing="1"/>
        <w:rPr>
          <w:i/>
          <w:sz w:val="18"/>
          <w:szCs w:val="18"/>
        </w:rPr>
      </w:pPr>
      <w:r w:rsidRPr="004E7D8F">
        <w:rPr>
          <w:sz w:val="18"/>
          <w:szCs w:val="18"/>
        </w:rPr>
        <w:t>Hussein Al-masaabi</w:t>
      </w:r>
      <w:r w:rsidRPr="004E7D8F">
        <w:rPr>
          <w:sz w:val="18"/>
          <w:szCs w:val="18"/>
        </w:rPr>
        <w:br/>
      </w:r>
      <w:r w:rsidRPr="00C51523">
        <w:rPr>
          <w:sz w:val="18"/>
          <w:szCs w:val="18"/>
          <w:lang w:val="en-CA"/>
        </w:rPr>
        <w:t>Information System Security</w:t>
      </w:r>
      <w:r w:rsidRPr="00C51523">
        <w:rPr>
          <w:sz w:val="18"/>
          <w:szCs w:val="18"/>
          <w:lang w:val="en-CA"/>
        </w:rPr>
        <w:br/>
        <w:t>Concordia University</w:t>
      </w:r>
      <w:r>
        <w:rPr>
          <w:sz w:val="18"/>
          <w:szCs w:val="18"/>
          <w:lang w:val="en-CA"/>
        </w:rPr>
        <w:br/>
      </w:r>
      <w:r w:rsidR="002109B4" w:rsidRPr="002109B4">
        <w:rPr>
          <w:sz w:val="18"/>
          <w:szCs w:val="18"/>
          <w:lang w:val="en-CA"/>
        </w:rPr>
        <w:t>40182554</w:t>
      </w:r>
      <w:r w:rsidR="00447BB9" w:rsidRPr="005F1EEC">
        <w:rPr>
          <w:sz w:val="18"/>
          <w:szCs w:val="18"/>
          <w:lang w:val="en-CA"/>
        </w:rPr>
        <w:br/>
      </w:r>
      <w:r w:rsidR="00BD670B">
        <w:rPr>
          <w:sz w:val="18"/>
          <w:szCs w:val="18"/>
        </w:rPr>
        <w:br w:type="column"/>
      </w:r>
      <w:r w:rsidR="004A1356" w:rsidRPr="008A4DF5">
        <w:rPr>
          <w:sz w:val="18"/>
          <w:szCs w:val="18"/>
        </w:rPr>
        <w:t>Ahmad Kanj</w:t>
      </w:r>
      <w:r w:rsidR="001A3B3D" w:rsidRPr="00F847A6">
        <w:rPr>
          <w:sz w:val="18"/>
          <w:szCs w:val="18"/>
        </w:rPr>
        <w:br/>
      </w:r>
      <w:r w:rsidR="004A1356" w:rsidRPr="00C51523">
        <w:rPr>
          <w:sz w:val="18"/>
          <w:szCs w:val="18"/>
          <w:lang w:val="en-CA"/>
        </w:rPr>
        <w:t>Information System Security</w:t>
      </w:r>
      <w:r w:rsidR="004A1356" w:rsidRPr="00C51523">
        <w:rPr>
          <w:sz w:val="18"/>
          <w:szCs w:val="18"/>
          <w:lang w:val="en-CA"/>
        </w:rPr>
        <w:br/>
        <w:t>Concordia Universit</w:t>
      </w:r>
      <w:r w:rsidR="004A1356">
        <w:rPr>
          <w:sz w:val="18"/>
          <w:szCs w:val="18"/>
          <w:lang w:val="en-CA"/>
        </w:rPr>
        <w:t>y</w:t>
      </w:r>
      <w:r w:rsidR="001A3B3D" w:rsidRPr="00F847A6">
        <w:rPr>
          <w:i/>
          <w:sz w:val="18"/>
          <w:szCs w:val="18"/>
        </w:rPr>
        <w:br/>
      </w:r>
      <w:r w:rsidR="008A4DF5" w:rsidRPr="008A4DF5">
        <w:rPr>
          <w:sz w:val="18"/>
          <w:szCs w:val="18"/>
          <w:lang w:val="en-CA"/>
        </w:rPr>
        <w:t>40228148</w:t>
      </w:r>
    </w:p>
    <w:p w14:paraId="1A805E20" w14:textId="677D2B98" w:rsidR="00447BB9" w:rsidRDefault="005F1EEC" w:rsidP="00447BB9">
      <w:pPr>
        <w:pStyle w:val="Author"/>
        <w:spacing w:before="5pt" w:beforeAutospacing="1"/>
      </w:pPr>
      <w:r w:rsidRPr="005F1EEC">
        <w:rPr>
          <w:sz w:val="18"/>
          <w:szCs w:val="18"/>
        </w:rPr>
        <w:t>Mansoureh Navidpanahtoupkanlou</w:t>
      </w:r>
      <w:r w:rsidR="00447BB9" w:rsidRPr="00F847A6">
        <w:rPr>
          <w:sz w:val="18"/>
          <w:szCs w:val="18"/>
        </w:rPr>
        <w:br/>
      </w:r>
      <w:r w:rsidRPr="00C51523">
        <w:rPr>
          <w:sz w:val="18"/>
          <w:szCs w:val="18"/>
          <w:lang w:val="en-CA"/>
        </w:rPr>
        <w:t>Information System Security</w:t>
      </w:r>
      <w:r w:rsidRPr="00C51523">
        <w:rPr>
          <w:sz w:val="18"/>
          <w:szCs w:val="18"/>
          <w:lang w:val="en-CA"/>
        </w:rPr>
        <w:br/>
        <w:t>Concordia University</w:t>
      </w:r>
      <w:r w:rsidR="00447BB9" w:rsidRPr="00F847A6">
        <w:rPr>
          <w:i/>
          <w:sz w:val="18"/>
          <w:szCs w:val="18"/>
        </w:rPr>
        <w:br/>
      </w:r>
      <w:r w:rsidRPr="005F1EEC">
        <w:rPr>
          <w:sz w:val="18"/>
          <w:szCs w:val="18"/>
        </w:rPr>
        <w:t>40221901</w:t>
      </w:r>
    </w:p>
    <w:p w14:paraId="49A7A82C" w14:textId="607CB661" w:rsidR="005F1EEC" w:rsidRDefault="005F1EEC" w:rsidP="005F1EEC">
      <w:pPr>
        <w:jc w:val="both"/>
        <w:sectPr w:rsidR="005F1EEC" w:rsidSect="003B4E04">
          <w:type w:val="continuous"/>
          <w:pgSz w:w="595.30pt" w:h="841.90pt" w:code="9"/>
          <w:pgMar w:top="22.50pt" w:right="44.65pt" w:bottom="72pt" w:left="44.65pt" w:header="36pt" w:footer="36pt" w:gutter="0pt"/>
          <w:cols w:num="3" w:space="36pt"/>
          <w:docGrid w:linePitch="360"/>
        </w:sectPr>
      </w:pPr>
    </w:p>
    <w:p w14:paraId="3FEB82D1"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90655CE" w14:textId="562D1989" w:rsidR="004D72B5" w:rsidRDefault="009303D9" w:rsidP="00972203">
      <w:pPr>
        <w:pStyle w:val="Abstract"/>
        <w:rPr>
          <w:i/>
          <w:iCs/>
        </w:rPr>
      </w:pPr>
      <w:r>
        <w:rPr>
          <w:i/>
          <w:iCs/>
        </w:rPr>
        <w:t>Abstract</w:t>
      </w:r>
      <w:r w:rsidRPr="00356B4D">
        <w:rPr>
          <w:i/>
          <w:iCs/>
        </w:rPr>
        <w:t>—</w:t>
      </w:r>
      <w:r w:rsidR="00356B4D" w:rsidRPr="00356B4D">
        <w:rPr>
          <w:i/>
          <w:iCs/>
        </w:rPr>
        <w:t xml:space="preserve"> Wireless networks, particularly </w:t>
      </w:r>
      <w:proofErr w:type="spellStart"/>
      <w:r w:rsidR="00356B4D" w:rsidRPr="00356B4D">
        <w:rPr>
          <w:i/>
          <w:iCs/>
        </w:rPr>
        <w:t>WiFi</w:t>
      </w:r>
      <w:proofErr w:type="spellEnd"/>
      <w:r w:rsidR="00356B4D" w:rsidRPr="00356B4D">
        <w:rPr>
          <w:i/>
          <w:iCs/>
        </w:rPr>
        <w:t xml:space="preserve">, have become the primary mode of network connectivity for both personal and professional use. However, with this increased reliance on wireless networks comes an increased risk of security threats. </w:t>
      </w:r>
      <w:proofErr w:type="spellStart"/>
      <w:r w:rsidR="00356B4D" w:rsidRPr="00356B4D">
        <w:rPr>
          <w:i/>
          <w:iCs/>
        </w:rPr>
        <w:t>WiFi</w:t>
      </w:r>
      <w:proofErr w:type="spellEnd"/>
      <w:r w:rsidR="00356B4D" w:rsidRPr="00356B4D">
        <w:rPr>
          <w:i/>
          <w:iCs/>
        </w:rPr>
        <w:t xml:space="preserve"> security protocols, such as WEP, WPA, and WPA2, have been developed to secure these networks. However, these protocols are not foolproof, and they have been the target of various attacks that exploit their vulnerabilities. This paper will provide an overview of the most common attacks on </w:t>
      </w:r>
      <w:proofErr w:type="spellStart"/>
      <w:r w:rsidR="00356B4D" w:rsidRPr="00356B4D">
        <w:rPr>
          <w:i/>
          <w:iCs/>
        </w:rPr>
        <w:t>WiFi</w:t>
      </w:r>
      <w:proofErr w:type="spellEnd"/>
      <w:r w:rsidR="00356B4D" w:rsidRPr="00356B4D">
        <w:rPr>
          <w:i/>
          <w:iCs/>
        </w:rPr>
        <w:t xml:space="preserve"> security protocols, </w:t>
      </w:r>
      <w:r w:rsidR="00356B4D" w:rsidRPr="00F7201D">
        <w:rPr>
          <w:i/>
          <w:iCs/>
        </w:rPr>
        <w:t>including</w:t>
      </w:r>
      <w:r w:rsidR="00F7201D" w:rsidRPr="00F7201D">
        <w:rPr>
          <w:i/>
          <w:iCs/>
        </w:rPr>
        <w:t xml:space="preserve"> </w:t>
      </w:r>
      <w:r w:rsidR="00356B4D" w:rsidRPr="00F7201D">
        <w:rPr>
          <w:i/>
          <w:iCs/>
        </w:rPr>
        <w:t>packet injection attack,</w:t>
      </w:r>
      <w:r w:rsidR="00F7201D" w:rsidRPr="00F7201D">
        <w:rPr>
          <w:i/>
          <w:iCs/>
        </w:rPr>
        <w:t xml:space="preserve"> Rogue Access Point attack, brute-force attack, wireless denial-of-service attack, Chop-Chop attack,</w:t>
      </w:r>
      <w:r w:rsidR="00356B4D" w:rsidRPr="00F7201D">
        <w:rPr>
          <w:i/>
          <w:iCs/>
        </w:rPr>
        <w:t xml:space="preserve"> and </w:t>
      </w:r>
      <w:r w:rsidR="00F7201D" w:rsidRPr="00F7201D">
        <w:rPr>
          <w:i/>
          <w:iCs/>
        </w:rPr>
        <w:t>key reinstallation attack</w:t>
      </w:r>
      <w:r w:rsidR="00356B4D" w:rsidRPr="00356B4D">
        <w:rPr>
          <w:i/>
          <w:iCs/>
        </w:rPr>
        <w:t>. Additionally,</w:t>
      </w:r>
      <w:r w:rsidR="006424E8" w:rsidRPr="006424E8">
        <w:rPr>
          <w:i/>
          <w:iCs/>
        </w:rPr>
        <w:t xml:space="preserve"> </w:t>
      </w:r>
      <w:r w:rsidR="006424E8" w:rsidRPr="00356B4D">
        <w:rPr>
          <w:i/>
          <w:iCs/>
        </w:rPr>
        <w:t>it will discuss countermeasures that can be employed to mitigate these attacks and provide a more secure wireless network environment.</w:t>
      </w:r>
      <w:r w:rsidR="006424E8">
        <w:rPr>
          <w:i/>
          <w:iCs/>
        </w:rPr>
        <w:t xml:space="preserve"> </w:t>
      </w:r>
      <w:r w:rsidR="006424E8" w:rsidRPr="006424E8">
        <w:rPr>
          <w:i/>
          <w:iCs/>
        </w:rPr>
        <w:t>Furthermore</w:t>
      </w:r>
      <w:r w:rsidR="006424E8">
        <w:rPr>
          <w:i/>
          <w:iCs/>
        </w:rPr>
        <w:t>,</w:t>
      </w:r>
      <w:r w:rsidR="00356B4D" w:rsidRPr="00356B4D">
        <w:rPr>
          <w:i/>
          <w:iCs/>
        </w:rPr>
        <w:t xml:space="preserve"> </w:t>
      </w:r>
      <w:r w:rsidR="006424E8">
        <w:rPr>
          <w:i/>
          <w:iCs/>
        </w:rPr>
        <w:t>we implemented two attacks that exploit the vulnerability of RC4 stream cipher in WEP protocol:</w:t>
      </w:r>
      <w:r w:rsidR="006424E8" w:rsidRPr="006424E8">
        <w:t xml:space="preserve"> FMS</w:t>
      </w:r>
      <w:r w:rsidR="006424E8">
        <w:t xml:space="preserve"> attack and its </w:t>
      </w:r>
      <w:r w:rsidR="006424E8" w:rsidRPr="006424E8">
        <w:t xml:space="preserve">successor </w:t>
      </w:r>
      <w:r w:rsidR="006424E8" w:rsidRPr="006424E8">
        <w:rPr>
          <w:i/>
          <w:iCs/>
        </w:rPr>
        <w:t>PTW</w:t>
      </w:r>
      <w:r w:rsidR="006424E8">
        <w:rPr>
          <w:i/>
          <w:iCs/>
        </w:rPr>
        <w:t xml:space="preserve"> attack </w:t>
      </w:r>
    </w:p>
    <w:p w14:paraId="13169D6D" w14:textId="037F3F80" w:rsidR="009303D9" w:rsidRPr="004D72B5" w:rsidRDefault="004D72B5" w:rsidP="00972203">
      <w:pPr>
        <w:pStyle w:val="Keywords"/>
      </w:pPr>
      <w:r w:rsidRPr="004D72B5">
        <w:t>Keywords—</w:t>
      </w:r>
      <w:proofErr w:type="spellStart"/>
      <w:r w:rsidR="00815E55">
        <w:t>Wi</w:t>
      </w:r>
      <w:r w:rsidR="00FF0857">
        <w:t>F</w:t>
      </w:r>
      <w:r w:rsidR="00815E55">
        <w:t>i</w:t>
      </w:r>
      <w:proofErr w:type="spellEnd"/>
      <w:r w:rsidR="00D7522C">
        <w:t>,</w:t>
      </w:r>
      <w:r w:rsidR="009303D9" w:rsidRPr="004D72B5">
        <w:t xml:space="preserve"> </w:t>
      </w:r>
      <w:r w:rsidR="00815E55">
        <w:t>WEP</w:t>
      </w:r>
      <w:r w:rsidR="00D7522C">
        <w:t>,</w:t>
      </w:r>
      <w:r w:rsidR="009303D9" w:rsidRPr="004D72B5">
        <w:t xml:space="preserve"> </w:t>
      </w:r>
      <w:r w:rsidR="00815E55">
        <w:t>W</w:t>
      </w:r>
      <w:r w:rsidR="00FF0857">
        <w:t>AP</w:t>
      </w:r>
      <w:r w:rsidR="00D7522C">
        <w:t>,</w:t>
      </w:r>
      <w:r w:rsidR="009303D9" w:rsidRPr="004D72B5">
        <w:t xml:space="preserve"> </w:t>
      </w:r>
      <w:r w:rsidR="00511CA7" w:rsidRPr="00356B4D">
        <w:rPr>
          <w:i w:val="0"/>
          <w:iCs/>
        </w:rPr>
        <w:t>vulnerabilities</w:t>
      </w:r>
      <w:r w:rsidR="00D7522C">
        <w:t>,</w:t>
      </w:r>
      <w:r w:rsidR="00962768">
        <w:t xml:space="preserve"> Protocol,</w:t>
      </w:r>
      <w:r w:rsidR="009303D9" w:rsidRPr="004D72B5">
        <w:t xml:space="preserve"> </w:t>
      </w:r>
      <w:r w:rsidR="00511CA7">
        <w:t>a</w:t>
      </w:r>
      <w:r w:rsidR="00815E55">
        <w:t>ttack</w:t>
      </w:r>
      <w:r w:rsidR="009303D9" w:rsidRPr="004D72B5">
        <w:t xml:space="preserve"> </w:t>
      </w:r>
    </w:p>
    <w:p w14:paraId="65A20D0D" w14:textId="7083ECB7" w:rsidR="009303D9" w:rsidRPr="003C7E41" w:rsidRDefault="00634DAB" w:rsidP="006B6B66">
      <w:pPr>
        <w:pStyle w:val="Heading1"/>
        <w:rPr>
          <w:b/>
          <w:bCs/>
        </w:rPr>
      </w:pPr>
      <w:r w:rsidRPr="003C7E41">
        <w:rPr>
          <w:b/>
          <w:bCs/>
        </w:rPr>
        <w:t>Wi-Fi security protocols Background</w:t>
      </w:r>
    </w:p>
    <w:p w14:paraId="4B1A1C64" w14:textId="1106A31F" w:rsidR="00634DAB" w:rsidRPr="005B520E" w:rsidRDefault="00634DAB" w:rsidP="00634DAB">
      <w:pPr>
        <w:pStyle w:val="BodyText"/>
      </w:pPr>
      <w:r>
        <w:t>Wi-Fi security protocols use encryption technology to secure networks and protect the data of their clients.  The most common Wi-Fi security protocols today are WEP, WPA, WPA2 and WPA3.</w:t>
      </w:r>
      <w:r w:rsidRPr="00634DAB">
        <w:t xml:space="preserve"> </w:t>
      </w:r>
      <w:r>
        <w:t>They use cryptographic keys to randomize data to make it undecipherable</w:t>
      </w:r>
      <w:r w:rsidRPr="005B520E">
        <w:t>.</w:t>
      </w:r>
    </w:p>
    <w:p w14:paraId="4323634D" w14:textId="5558D5F4" w:rsidR="00634DAB" w:rsidRDefault="00634DAB" w:rsidP="00634DAB">
      <w:pPr>
        <w:pStyle w:val="BodyText"/>
        <w:numPr>
          <w:ilvl w:val="0"/>
          <w:numId w:val="25"/>
        </w:numPr>
        <w:rPr>
          <w:lang w:val="en-US"/>
        </w:rPr>
      </w:pPr>
      <w:r>
        <w:rPr>
          <w:lang w:val="en-US"/>
        </w:rPr>
        <w:t>WEP</w:t>
      </w:r>
      <w:r w:rsidR="00627E67">
        <w:rPr>
          <w:lang w:val="en-US"/>
        </w:rPr>
        <w:t xml:space="preserve"> </w:t>
      </w:r>
      <w:r w:rsidR="00627E67" w:rsidRPr="00627E67">
        <w:rPr>
          <w:lang w:val="en-US"/>
        </w:rPr>
        <w:t>(Wired Equivalent Privacy)</w:t>
      </w:r>
      <w:r>
        <w:rPr>
          <w:lang w:val="en-US"/>
        </w:rPr>
        <w:t xml:space="preserve">: </w:t>
      </w:r>
      <w:r w:rsidRPr="00634DAB">
        <w:rPr>
          <w:lang w:val="en-US"/>
        </w:rPr>
        <w:t>is the oldest and most common Wi-Fi security protocol.</w:t>
      </w:r>
      <w:r>
        <w:rPr>
          <w:lang w:val="en-US"/>
        </w:rPr>
        <w:t xml:space="preserve"> </w:t>
      </w:r>
      <w:r w:rsidRPr="00634DAB">
        <w:rPr>
          <w:lang w:val="en-US"/>
        </w:rPr>
        <w:t>It was ratified by Wi-Fi Alliance as a security standard in 1999. It has been plagued over the years by many security flaws and vulnerabilities that had been exploited easily and made it to be officially retired in 2004.</w:t>
      </w:r>
    </w:p>
    <w:p w14:paraId="1F786836" w14:textId="4626D433" w:rsidR="00634DAB" w:rsidRDefault="00627E67" w:rsidP="00634DAB">
      <w:pPr>
        <w:pStyle w:val="BodyText"/>
        <w:numPr>
          <w:ilvl w:val="0"/>
          <w:numId w:val="25"/>
        </w:numPr>
        <w:rPr>
          <w:lang w:val="en-US"/>
        </w:rPr>
      </w:pPr>
      <w:r w:rsidRPr="00627E67">
        <w:rPr>
          <w:lang w:val="en-US"/>
        </w:rPr>
        <w:t>WPA (Wi-Fi Protected Access)</w:t>
      </w:r>
      <w:r>
        <w:rPr>
          <w:lang w:val="en-US"/>
        </w:rPr>
        <w:t xml:space="preserve">: </w:t>
      </w:r>
      <w:r w:rsidRPr="00627E67">
        <w:rPr>
          <w:lang w:val="en-US"/>
        </w:rPr>
        <w:t xml:space="preserve">It was released in 2003 to address the growing vulnerabilities of its predecessor, WEP. It uses a 256-bit key for </w:t>
      </w:r>
      <w:r w:rsidR="00F02AC7" w:rsidRPr="00627E67">
        <w:rPr>
          <w:lang w:val="en-US"/>
        </w:rPr>
        <w:t>encryption</w:t>
      </w:r>
      <w:del w:id="0" w:author="Orlando Personal" w:date="2023-03-30T16:20:00Z">
        <w:r w:rsidR="00F02AC7" w:rsidRPr="00627E67" w:rsidDel="00816993">
          <w:rPr>
            <w:lang w:val="en-US"/>
          </w:rPr>
          <w:delText>,</w:delText>
        </w:r>
        <w:r w:rsidRPr="00627E67" w:rsidDel="00816993">
          <w:rPr>
            <w:lang w:val="en-US"/>
          </w:rPr>
          <w:delText xml:space="preserve"> it</w:delText>
        </w:r>
      </w:del>
      <w:ins w:id="1" w:author="Orlando Personal" w:date="2023-03-30T16:20:00Z">
        <w:r w:rsidR="00816993">
          <w:rPr>
            <w:lang w:val="en-US"/>
          </w:rPr>
          <w:t>; it</w:t>
        </w:r>
      </w:ins>
      <w:r w:rsidRPr="00627E67">
        <w:rPr>
          <w:lang w:val="en-US"/>
        </w:rPr>
        <w:t xml:space="preserve"> </w:t>
      </w:r>
      <w:del w:id="2" w:author="Orlando Personal" w:date="2023-03-30T16:20:00Z">
        <w:r w:rsidRPr="00627E67" w:rsidDel="00816993">
          <w:rPr>
            <w:lang w:val="en-US"/>
          </w:rPr>
          <w:delText>also  uses</w:delText>
        </w:r>
      </w:del>
      <w:ins w:id="3" w:author="Orlando Personal" w:date="2023-03-30T16:20:00Z">
        <w:r w:rsidR="00816993" w:rsidRPr="00627E67">
          <w:rPr>
            <w:lang w:val="en-US"/>
          </w:rPr>
          <w:t>also uses</w:t>
        </w:r>
      </w:ins>
      <w:r w:rsidRPr="00627E67">
        <w:rPr>
          <w:lang w:val="en-US"/>
        </w:rPr>
        <w:t xml:space="preserve"> the Temporal Key Integrity Protocol (TKIP), and dynamically generates a new key for each packet</w:t>
      </w:r>
      <w:del w:id="4" w:author="Orlando Personal" w:date="2023-03-30T16:20:00Z">
        <w:r w:rsidRPr="00627E67" w:rsidDel="00816993">
          <w:rPr>
            <w:lang w:val="en-US"/>
          </w:rPr>
          <w:delText>,</w:delText>
        </w:r>
      </w:del>
      <w:r w:rsidRPr="00627E67">
        <w:rPr>
          <w:lang w:val="en-US"/>
        </w:rPr>
        <w:t xml:space="preserve"> or unit of data. TKIP is much more secure than the fixed-key system used by WEP. Since TKIP as the core component of WPA, was designed to be implemented onto WEP-enabled systems via firmware </w:t>
      </w:r>
      <w:r w:rsidR="00F02AC7" w:rsidRPr="00627E67">
        <w:rPr>
          <w:lang w:val="en-US"/>
        </w:rPr>
        <w:t xml:space="preserve">updates, </w:t>
      </w:r>
      <w:proofErr w:type="gramStart"/>
      <w:r w:rsidR="00F02AC7" w:rsidRPr="00627E67">
        <w:rPr>
          <w:lang w:val="en-US"/>
        </w:rPr>
        <w:t>It</w:t>
      </w:r>
      <w:proofErr w:type="gramEnd"/>
      <w:r w:rsidRPr="00627E67">
        <w:rPr>
          <w:lang w:val="en-US"/>
        </w:rPr>
        <w:t xml:space="preserve"> is relying on easily exploitable elements.</w:t>
      </w:r>
    </w:p>
    <w:p w14:paraId="0ADE7054" w14:textId="2BAEE73D" w:rsidR="00B032B9" w:rsidRDefault="00B032B9" w:rsidP="00B032B9">
      <w:pPr>
        <w:pStyle w:val="BodyText"/>
        <w:numPr>
          <w:ilvl w:val="0"/>
          <w:numId w:val="25"/>
        </w:numPr>
        <w:rPr>
          <w:lang w:val="en-US"/>
        </w:rPr>
      </w:pPr>
      <w:r w:rsidRPr="00B032B9">
        <w:rPr>
          <w:lang w:val="en-US"/>
        </w:rPr>
        <w:t>WPA2 (Wi-Fi Protected Access 2)</w:t>
      </w:r>
      <w:r>
        <w:rPr>
          <w:lang w:val="en-US"/>
        </w:rPr>
        <w:t xml:space="preserve">: </w:t>
      </w:r>
      <w:r w:rsidRPr="00B032B9">
        <w:rPr>
          <w:lang w:val="en-US"/>
        </w:rPr>
        <w:t>is the second generation of WEP which ensures that only people with your network password have access to it. It introduced the Advanced Encryption System (AES) to replace the more vulnerable TKIP system used in the original WPA protocol.</w:t>
      </w:r>
      <w:r>
        <w:rPr>
          <w:lang w:val="en-US"/>
        </w:rPr>
        <w:t xml:space="preserve"> </w:t>
      </w:r>
      <w:r w:rsidRPr="00B032B9">
        <w:rPr>
          <w:lang w:val="en-US"/>
        </w:rPr>
        <w:t xml:space="preserve">Unfortunately, like </w:t>
      </w:r>
      <w:r w:rsidR="00F02AC7" w:rsidRPr="00B032B9">
        <w:rPr>
          <w:lang w:val="en-US"/>
        </w:rPr>
        <w:t>its</w:t>
      </w:r>
      <w:r>
        <w:rPr>
          <w:lang w:val="en-US"/>
        </w:rPr>
        <w:t xml:space="preserve"> </w:t>
      </w:r>
      <w:r w:rsidRPr="00B032B9">
        <w:rPr>
          <w:lang w:val="en-US"/>
        </w:rPr>
        <w:t>predecessor, WPA2-enabled access points (usually routers) are vulnerable to attacks through WEP. To eliminate this attack vector, disable WEP and make sure your router’s firmware doesn’t rely on WEP.</w:t>
      </w:r>
    </w:p>
    <w:p w14:paraId="32EF8145" w14:textId="13E08D66" w:rsidR="00893FC7" w:rsidRPr="00893FC7" w:rsidRDefault="00893FC7">
      <w:pPr>
        <w:jc w:val="both"/>
        <w:textAlignment w:val="baseline"/>
        <w:rPr>
          <w:rFonts w:asciiTheme="majorBidi" w:eastAsia="Times New Roman" w:hAnsiTheme="majorBidi" w:cstheme="majorBidi"/>
          <w:lang w:val="en-CA" w:eastAsia="en-CA"/>
        </w:rPr>
        <w:pPrChange w:id="5" w:author="Orlando Personal" w:date="2023-03-30T16:16:00Z">
          <w:pPr>
            <w:spacing w:line="20pt" w:lineRule="atLeast"/>
            <w:jc w:val="both"/>
            <w:textAlignment w:val="baseline"/>
          </w:pPr>
        </w:pPrChange>
      </w:pPr>
      <w:r w:rsidRPr="00893FC7">
        <w:rPr>
          <w:rFonts w:asciiTheme="majorBidi" w:eastAsia="Times New Roman" w:hAnsiTheme="majorBidi" w:cstheme="majorBidi"/>
          <w:lang w:val="en-CA" w:eastAsia="en-CA"/>
        </w:rPr>
        <w:t>Here is a breakdown of the three most common Wi-Fi security types and their technical specifications</w:t>
      </w:r>
      <w:r>
        <w:rPr>
          <w:rFonts w:asciiTheme="majorBidi" w:eastAsia="Times New Roman" w:hAnsiTheme="majorBidi" w:cstheme="majorBidi"/>
          <w:lang w:val="en-CA" w:eastAsia="en-CA"/>
        </w:rPr>
        <w:t xml:space="preserve"> [1]</w:t>
      </w:r>
      <w:r w:rsidRPr="00893FC7">
        <w:rPr>
          <w:rFonts w:asciiTheme="majorBidi" w:eastAsia="Times New Roman" w:hAnsiTheme="majorBidi" w:cstheme="majorBidi"/>
          <w:lang w:val="en-CA" w:eastAsia="en-CA"/>
        </w:rPr>
        <w:t>:</w:t>
      </w:r>
    </w:p>
    <w:p w14:paraId="569331C9" w14:textId="77777777" w:rsidR="00893FC7" w:rsidRPr="00893FC7" w:rsidRDefault="00893FC7" w:rsidP="00893FC7">
      <w:pPr>
        <w:pStyle w:val="BodyText"/>
        <w:ind w:start="35.40pt" w:firstLine="0pt"/>
        <w:rPr>
          <w:lang w:val="en-CA"/>
        </w:rPr>
      </w:pPr>
    </w:p>
    <w:tbl>
      <w:tblPr>
        <w:tblW w:w="244.40pt" w:type="dxa"/>
        <w:tblBorders>
          <w:top w:val="single" w:sz="6" w:space="0" w:color="99ACC2"/>
          <w:start w:val="single" w:sz="6" w:space="0" w:color="99ACC2"/>
          <w:bottom w:val="single" w:sz="6" w:space="0" w:color="99ACC2"/>
          <w:end w:val="single" w:sz="6" w:space="0" w:color="99ACC2"/>
        </w:tblBorders>
        <w:tblCellMar>
          <w:start w:w="3.75pt" w:type="dxa"/>
          <w:end w:w="3.75pt" w:type="dxa"/>
        </w:tblCellMar>
        <w:tblLook w:firstRow="1" w:lastRow="0" w:firstColumn="1" w:lastColumn="0" w:noHBand="0" w:noVBand="1"/>
        <w:tblPrChange w:id="6" w:author="Orlando Personal" w:date="2023-03-30T16:17:00Z">
          <w:tblPr>
            <w:tblW w:w="244.40pt" w:type="dxa"/>
            <w:tblBorders>
              <w:top w:val="single" w:sz="6" w:space="0" w:color="99ACC2"/>
              <w:start w:val="single" w:sz="6" w:space="0" w:color="99ACC2"/>
              <w:bottom w:val="single" w:sz="6" w:space="0" w:color="99ACC2"/>
              <w:end w:val="single" w:sz="6" w:space="0" w:color="99ACC2"/>
            </w:tblBorders>
            <w:tblCellMar>
              <w:start w:w="3.75pt" w:type="dxa"/>
              <w:end w:w="3.75pt" w:type="dxa"/>
            </w:tblCellMar>
            <w:tblLook w:firstRow="1" w:lastRow="0" w:firstColumn="1" w:lastColumn="0" w:noHBand="0" w:noVBand="1"/>
          </w:tblPr>
        </w:tblPrChange>
      </w:tblPr>
      <w:tblGrid>
        <w:gridCol w:w="1098"/>
        <w:gridCol w:w="1411"/>
        <w:gridCol w:w="1201"/>
        <w:gridCol w:w="1178"/>
        <w:tblGridChange w:id="7">
          <w:tblGrid>
            <w:gridCol w:w="1098"/>
            <w:gridCol w:w="1411"/>
            <w:gridCol w:w="1201"/>
            <w:gridCol w:w="1178"/>
          </w:tblGrid>
        </w:tblGridChange>
      </w:tblGrid>
      <w:tr w:rsidR="00893FC7" w:rsidRPr="0028280F" w14:paraId="68985CE7" w14:textId="77777777" w:rsidTr="00816993">
        <w:trPr>
          <w:trHeight w:val="322"/>
          <w:trPrChange w:id="8" w:author="Orlando Personal" w:date="2023-03-30T16:17:00Z">
            <w:trPr>
              <w:trHeight w:val="36"/>
            </w:trPr>
          </w:trPrChange>
        </w:trPr>
        <w:tc>
          <w:tcPr>
            <w:tcW w:w="54.90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hideMark/>
            <w:tcPrChange w:id="9" w:author="Orlando Personal" w:date="2023-03-30T16:17:00Z">
              <w:tcPr>
                <w:tcW w:w="54.90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vAlign w:val="center"/>
                <w:hideMark/>
              </w:tcPr>
            </w:tcPrChange>
          </w:tcPr>
          <w:p w14:paraId="7A412D2B" w14:textId="77777777" w:rsidR="00893FC7" w:rsidRPr="0028280F" w:rsidRDefault="00893FC7" w:rsidP="00816993">
            <w:pPr>
              <w:jc w:val="both"/>
              <w:rPr>
                <w:rFonts w:asciiTheme="majorBidi" w:eastAsia="Times New Roman" w:hAnsiTheme="majorBidi" w:cstheme="majorBidi"/>
                <w:sz w:val="16"/>
                <w:szCs w:val="16"/>
                <w:lang w:val="en-CA" w:eastAsia="en-CA"/>
              </w:rPr>
            </w:pPr>
          </w:p>
        </w:tc>
        <w:tc>
          <w:tcPr>
            <w:tcW w:w="70.55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vAlign w:val="center"/>
            <w:hideMark/>
            <w:tcPrChange w:id="10" w:author="Orlando Personal" w:date="2023-03-30T16:17:00Z">
              <w:tcPr>
                <w:tcW w:w="70.55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vAlign w:val="center"/>
                <w:hideMark/>
              </w:tcPr>
            </w:tcPrChange>
          </w:tcPr>
          <w:p w14:paraId="316EC26F" w14:textId="77777777" w:rsidR="00893FC7" w:rsidRPr="0028280F" w:rsidRDefault="00893FC7" w:rsidP="00816993">
            <w:pPr>
              <w:textAlignment w:val="baseline"/>
              <w:rPr>
                <w:rFonts w:asciiTheme="majorBidi" w:eastAsia="Times New Roman" w:hAnsiTheme="majorBidi" w:cstheme="majorBidi"/>
                <w:color w:val="C00000"/>
                <w:sz w:val="16"/>
                <w:szCs w:val="16"/>
                <w:lang w:val="en-CA" w:eastAsia="en-CA"/>
              </w:rPr>
            </w:pPr>
            <w:r w:rsidRPr="0028280F">
              <w:rPr>
                <w:rFonts w:asciiTheme="majorBidi" w:eastAsia="Times New Roman" w:hAnsiTheme="majorBidi" w:cstheme="majorBidi"/>
                <w:color w:val="C00000"/>
                <w:sz w:val="16"/>
                <w:szCs w:val="16"/>
                <w:bdr w:val="none" w:sz="0" w:space="0" w:color="auto" w:frame="1"/>
                <w:lang w:val="en-CA" w:eastAsia="en-CA"/>
              </w:rPr>
              <w:t>WEP</w:t>
            </w:r>
          </w:p>
        </w:tc>
        <w:tc>
          <w:tcPr>
            <w:tcW w:w="60.05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vAlign w:val="center"/>
            <w:hideMark/>
            <w:tcPrChange w:id="11" w:author="Orlando Personal" w:date="2023-03-30T16:17:00Z">
              <w:tcPr>
                <w:tcW w:w="60.05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vAlign w:val="center"/>
                <w:hideMark/>
              </w:tcPr>
            </w:tcPrChange>
          </w:tcPr>
          <w:p w14:paraId="0125E0E3" w14:textId="77777777" w:rsidR="00893FC7" w:rsidRPr="0028280F" w:rsidRDefault="00893FC7" w:rsidP="00816993">
            <w:pPr>
              <w:textAlignment w:val="baseline"/>
              <w:rPr>
                <w:rFonts w:asciiTheme="majorBidi" w:eastAsia="Times New Roman" w:hAnsiTheme="majorBidi" w:cstheme="majorBidi"/>
                <w:color w:val="C00000"/>
                <w:sz w:val="16"/>
                <w:szCs w:val="16"/>
                <w:lang w:val="en-CA" w:eastAsia="en-CA"/>
              </w:rPr>
            </w:pPr>
            <w:r w:rsidRPr="0028280F">
              <w:rPr>
                <w:rFonts w:asciiTheme="majorBidi" w:eastAsia="Times New Roman" w:hAnsiTheme="majorBidi" w:cstheme="majorBidi"/>
                <w:color w:val="C00000"/>
                <w:sz w:val="16"/>
                <w:szCs w:val="16"/>
                <w:bdr w:val="none" w:sz="0" w:space="0" w:color="auto" w:frame="1"/>
                <w:lang w:val="en-CA" w:eastAsia="en-CA"/>
              </w:rPr>
              <w:t>WPA</w:t>
            </w:r>
          </w:p>
        </w:tc>
        <w:tc>
          <w:tcPr>
            <w:tcW w:w="58.90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vAlign w:val="center"/>
            <w:hideMark/>
            <w:tcPrChange w:id="12" w:author="Orlando Personal" w:date="2023-03-30T16:17:00Z">
              <w:tcPr>
                <w:tcW w:w="58.90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vAlign w:val="center"/>
                <w:hideMark/>
              </w:tcPr>
            </w:tcPrChange>
          </w:tcPr>
          <w:p w14:paraId="25311FA9" w14:textId="77777777" w:rsidR="00893FC7" w:rsidRPr="0028280F" w:rsidRDefault="00893FC7" w:rsidP="00816993">
            <w:pPr>
              <w:textAlignment w:val="baseline"/>
              <w:rPr>
                <w:rFonts w:asciiTheme="majorBidi" w:eastAsia="Times New Roman" w:hAnsiTheme="majorBidi" w:cstheme="majorBidi"/>
                <w:color w:val="C00000"/>
                <w:sz w:val="16"/>
                <w:szCs w:val="16"/>
                <w:lang w:val="en-CA" w:eastAsia="en-CA"/>
              </w:rPr>
            </w:pPr>
            <w:r w:rsidRPr="0028280F">
              <w:rPr>
                <w:rFonts w:asciiTheme="majorBidi" w:eastAsia="Times New Roman" w:hAnsiTheme="majorBidi" w:cstheme="majorBidi"/>
                <w:color w:val="C00000"/>
                <w:sz w:val="16"/>
                <w:szCs w:val="16"/>
                <w:bdr w:val="none" w:sz="0" w:space="0" w:color="auto" w:frame="1"/>
                <w:lang w:val="en-CA" w:eastAsia="en-CA"/>
              </w:rPr>
              <w:t>WPA2</w:t>
            </w:r>
          </w:p>
        </w:tc>
      </w:tr>
      <w:tr w:rsidR="00893FC7" w:rsidRPr="0028280F" w14:paraId="6A6B79BA" w14:textId="77777777" w:rsidTr="00816993">
        <w:trPr>
          <w:trHeight w:val="39"/>
          <w:trPrChange w:id="13" w:author="Orlando Personal" w:date="2023-03-30T16:17:00Z">
            <w:trPr>
              <w:trHeight w:val="39"/>
            </w:trPr>
          </w:trPrChange>
        </w:trPr>
        <w:tc>
          <w:tcPr>
            <w:tcW w:w="54.90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hideMark/>
            <w:tcPrChange w:id="14" w:author="Orlando Personal" w:date="2023-03-30T16:17:00Z">
              <w:tcPr>
                <w:tcW w:w="54.90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vAlign w:val="center"/>
                <w:hideMark/>
              </w:tcPr>
            </w:tcPrChange>
          </w:tcPr>
          <w:p w14:paraId="3830EC56" w14:textId="77777777" w:rsidR="00893FC7" w:rsidRPr="0028280F" w:rsidRDefault="00893FC7" w:rsidP="00816993">
            <w:pPr>
              <w:textAlignment w:val="baseline"/>
              <w:rPr>
                <w:rFonts w:asciiTheme="majorBidi" w:eastAsia="Times New Roman" w:hAnsiTheme="majorBidi" w:cstheme="majorBidi"/>
                <w:color w:val="C00000"/>
                <w:sz w:val="16"/>
                <w:szCs w:val="16"/>
                <w:lang w:val="en-CA" w:eastAsia="en-CA"/>
              </w:rPr>
            </w:pPr>
            <w:r w:rsidRPr="0028280F">
              <w:rPr>
                <w:rFonts w:asciiTheme="majorBidi" w:eastAsia="Times New Roman" w:hAnsiTheme="majorBidi" w:cstheme="majorBidi"/>
                <w:color w:val="C00000"/>
                <w:sz w:val="16"/>
                <w:szCs w:val="16"/>
                <w:bdr w:val="none" w:sz="0" w:space="0" w:color="auto" w:frame="1"/>
                <w:lang w:val="en-CA" w:eastAsia="en-CA"/>
              </w:rPr>
              <w:t>Year introduced</w:t>
            </w:r>
          </w:p>
        </w:tc>
        <w:tc>
          <w:tcPr>
            <w:tcW w:w="70.55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vAlign w:val="center"/>
            <w:hideMark/>
            <w:tcPrChange w:id="15" w:author="Orlando Personal" w:date="2023-03-30T16:17:00Z">
              <w:tcPr>
                <w:tcW w:w="70.55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vAlign w:val="center"/>
                <w:hideMark/>
              </w:tcPr>
            </w:tcPrChange>
          </w:tcPr>
          <w:p w14:paraId="47E77C4E" w14:textId="77777777" w:rsidR="00893FC7" w:rsidRPr="0028280F" w:rsidRDefault="00893FC7" w:rsidP="00816993">
            <w:pPr>
              <w:textAlignment w:val="baseline"/>
              <w:rPr>
                <w:rFonts w:asciiTheme="majorBidi" w:eastAsia="Times New Roman" w:hAnsiTheme="majorBidi" w:cstheme="majorBidi"/>
                <w:sz w:val="16"/>
                <w:szCs w:val="16"/>
                <w:lang w:val="en-CA" w:eastAsia="en-CA"/>
              </w:rPr>
            </w:pPr>
            <w:r w:rsidRPr="0028280F">
              <w:rPr>
                <w:rFonts w:asciiTheme="majorBidi" w:eastAsia="Times New Roman" w:hAnsiTheme="majorBidi" w:cstheme="majorBidi"/>
                <w:sz w:val="16"/>
                <w:szCs w:val="16"/>
                <w:lang w:val="en-CA" w:eastAsia="en-CA"/>
              </w:rPr>
              <w:t>1999</w:t>
            </w:r>
          </w:p>
        </w:tc>
        <w:tc>
          <w:tcPr>
            <w:tcW w:w="60.05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vAlign w:val="center"/>
            <w:hideMark/>
            <w:tcPrChange w:id="16" w:author="Orlando Personal" w:date="2023-03-30T16:17:00Z">
              <w:tcPr>
                <w:tcW w:w="60.05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vAlign w:val="center"/>
                <w:hideMark/>
              </w:tcPr>
            </w:tcPrChange>
          </w:tcPr>
          <w:p w14:paraId="169886BE" w14:textId="77777777" w:rsidR="00893FC7" w:rsidRPr="0028280F" w:rsidRDefault="00893FC7" w:rsidP="00816993">
            <w:pPr>
              <w:textAlignment w:val="baseline"/>
              <w:rPr>
                <w:rFonts w:asciiTheme="majorBidi" w:eastAsia="Times New Roman" w:hAnsiTheme="majorBidi" w:cstheme="majorBidi"/>
                <w:sz w:val="16"/>
                <w:szCs w:val="16"/>
                <w:lang w:val="en-CA" w:eastAsia="en-CA"/>
              </w:rPr>
            </w:pPr>
            <w:r w:rsidRPr="0028280F">
              <w:rPr>
                <w:rFonts w:asciiTheme="majorBidi" w:eastAsia="Times New Roman" w:hAnsiTheme="majorBidi" w:cstheme="majorBidi"/>
                <w:sz w:val="16"/>
                <w:szCs w:val="16"/>
                <w:lang w:val="en-CA" w:eastAsia="en-CA"/>
              </w:rPr>
              <w:t>2003</w:t>
            </w:r>
          </w:p>
        </w:tc>
        <w:tc>
          <w:tcPr>
            <w:tcW w:w="58.90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vAlign w:val="center"/>
            <w:hideMark/>
            <w:tcPrChange w:id="17" w:author="Orlando Personal" w:date="2023-03-30T16:17:00Z">
              <w:tcPr>
                <w:tcW w:w="58.90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vAlign w:val="center"/>
                <w:hideMark/>
              </w:tcPr>
            </w:tcPrChange>
          </w:tcPr>
          <w:p w14:paraId="7475E8A8" w14:textId="77777777" w:rsidR="00893FC7" w:rsidRPr="0028280F" w:rsidRDefault="00893FC7" w:rsidP="00816993">
            <w:pPr>
              <w:textAlignment w:val="baseline"/>
              <w:rPr>
                <w:rFonts w:asciiTheme="majorBidi" w:eastAsia="Times New Roman" w:hAnsiTheme="majorBidi" w:cstheme="majorBidi"/>
                <w:sz w:val="16"/>
                <w:szCs w:val="16"/>
                <w:lang w:val="en-CA" w:eastAsia="en-CA"/>
              </w:rPr>
            </w:pPr>
            <w:r w:rsidRPr="0028280F">
              <w:rPr>
                <w:rFonts w:asciiTheme="majorBidi" w:eastAsia="Times New Roman" w:hAnsiTheme="majorBidi" w:cstheme="majorBidi"/>
                <w:sz w:val="16"/>
                <w:szCs w:val="16"/>
                <w:lang w:val="en-CA" w:eastAsia="en-CA"/>
              </w:rPr>
              <w:t>2004</w:t>
            </w:r>
          </w:p>
        </w:tc>
      </w:tr>
      <w:tr w:rsidR="00893FC7" w:rsidRPr="0028280F" w14:paraId="3650134F" w14:textId="77777777" w:rsidTr="00893FC7">
        <w:trPr>
          <w:trHeight w:val="37"/>
        </w:trPr>
        <w:tc>
          <w:tcPr>
            <w:tcW w:w="54.90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vAlign w:val="center"/>
            <w:hideMark/>
          </w:tcPr>
          <w:p w14:paraId="3829C8C9" w14:textId="77777777" w:rsidR="00893FC7" w:rsidRPr="0028280F" w:rsidRDefault="00893FC7" w:rsidP="00816993">
            <w:pPr>
              <w:textAlignment w:val="baseline"/>
              <w:rPr>
                <w:rFonts w:asciiTheme="majorBidi" w:eastAsia="Times New Roman" w:hAnsiTheme="majorBidi" w:cstheme="majorBidi"/>
                <w:color w:val="C00000"/>
                <w:sz w:val="16"/>
                <w:szCs w:val="16"/>
                <w:lang w:val="en-CA" w:eastAsia="en-CA"/>
              </w:rPr>
            </w:pPr>
            <w:r w:rsidRPr="0028280F">
              <w:rPr>
                <w:rFonts w:asciiTheme="majorBidi" w:eastAsia="Times New Roman" w:hAnsiTheme="majorBidi" w:cstheme="majorBidi"/>
                <w:color w:val="C00000"/>
                <w:sz w:val="16"/>
                <w:szCs w:val="16"/>
                <w:bdr w:val="none" w:sz="0" w:space="0" w:color="auto" w:frame="1"/>
                <w:lang w:val="en-CA" w:eastAsia="en-CA"/>
              </w:rPr>
              <w:t>Encryption protocol</w:t>
            </w:r>
          </w:p>
        </w:tc>
        <w:tc>
          <w:tcPr>
            <w:tcW w:w="70.55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vAlign w:val="center"/>
            <w:hideMark/>
          </w:tcPr>
          <w:p w14:paraId="3608964B" w14:textId="77777777" w:rsidR="00893FC7" w:rsidRPr="0028280F" w:rsidRDefault="00893FC7" w:rsidP="00816993">
            <w:pPr>
              <w:textAlignment w:val="baseline"/>
              <w:rPr>
                <w:rFonts w:asciiTheme="majorBidi" w:eastAsia="Times New Roman" w:hAnsiTheme="majorBidi" w:cstheme="majorBidi"/>
                <w:sz w:val="16"/>
                <w:szCs w:val="16"/>
                <w:lang w:val="en-CA" w:eastAsia="en-CA"/>
              </w:rPr>
            </w:pPr>
            <w:r w:rsidRPr="0028280F">
              <w:rPr>
                <w:rFonts w:asciiTheme="majorBidi" w:eastAsia="Times New Roman" w:hAnsiTheme="majorBidi" w:cstheme="majorBidi"/>
                <w:sz w:val="16"/>
                <w:szCs w:val="16"/>
                <w:lang w:val="en-CA" w:eastAsia="en-CA"/>
              </w:rPr>
              <w:t>Fixed-key</w:t>
            </w:r>
          </w:p>
        </w:tc>
        <w:tc>
          <w:tcPr>
            <w:tcW w:w="60.05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vAlign w:val="center"/>
            <w:hideMark/>
          </w:tcPr>
          <w:p w14:paraId="027A9BD5" w14:textId="77777777" w:rsidR="00893FC7" w:rsidRPr="0028280F" w:rsidRDefault="00893FC7" w:rsidP="00816993">
            <w:pPr>
              <w:textAlignment w:val="baseline"/>
              <w:rPr>
                <w:rFonts w:asciiTheme="majorBidi" w:eastAsia="Times New Roman" w:hAnsiTheme="majorBidi" w:cstheme="majorBidi"/>
                <w:sz w:val="16"/>
                <w:szCs w:val="16"/>
                <w:lang w:val="en-CA" w:eastAsia="en-CA"/>
              </w:rPr>
            </w:pPr>
            <w:r w:rsidRPr="0028280F">
              <w:rPr>
                <w:rFonts w:asciiTheme="majorBidi" w:eastAsia="Times New Roman" w:hAnsiTheme="majorBidi" w:cstheme="majorBidi"/>
                <w:sz w:val="16"/>
                <w:szCs w:val="16"/>
                <w:lang w:val="en-CA" w:eastAsia="en-CA"/>
              </w:rPr>
              <w:t>TKIP</w:t>
            </w:r>
          </w:p>
        </w:tc>
        <w:tc>
          <w:tcPr>
            <w:tcW w:w="58.90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vAlign w:val="center"/>
            <w:hideMark/>
          </w:tcPr>
          <w:p w14:paraId="34B8F307" w14:textId="77777777" w:rsidR="00893FC7" w:rsidRPr="0028280F" w:rsidRDefault="00893FC7" w:rsidP="00816993">
            <w:pPr>
              <w:textAlignment w:val="baseline"/>
              <w:rPr>
                <w:rFonts w:asciiTheme="majorBidi" w:eastAsia="Times New Roman" w:hAnsiTheme="majorBidi" w:cstheme="majorBidi"/>
                <w:sz w:val="16"/>
                <w:szCs w:val="16"/>
                <w:lang w:val="en-CA" w:eastAsia="en-CA"/>
              </w:rPr>
            </w:pPr>
            <w:r w:rsidRPr="0028280F">
              <w:rPr>
                <w:rFonts w:asciiTheme="majorBidi" w:eastAsia="Times New Roman" w:hAnsiTheme="majorBidi" w:cstheme="majorBidi"/>
                <w:sz w:val="16"/>
                <w:szCs w:val="16"/>
                <w:lang w:val="en-CA" w:eastAsia="en-CA"/>
              </w:rPr>
              <w:t>CCMP</w:t>
            </w:r>
          </w:p>
        </w:tc>
      </w:tr>
      <w:tr w:rsidR="00893FC7" w:rsidRPr="0028280F" w14:paraId="49654392" w14:textId="77777777" w:rsidTr="00893FC7">
        <w:trPr>
          <w:trHeight w:val="36"/>
        </w:trPr>
        <w:tc>
          <w:tcPr>
            <w:tcW w:w="54.90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vAlign w:val="center"/>
            <w:hideMark/>
          </w:tcPr>
          <w:p w14:paraId="39019E48" w14:textId="77777777" w:rsidR="00893FC7" w:rsidRPr="0028280F" w:rsidRDefault="00893FC7" w:rsidP="00816993">
            <w:pPr>
              <w:textAlignment w:val="baseline"/>
              <w:rPr>
                <w:rFonts w:asciiTheme="majorBidi" w:eastAsia="Times New Roman" w:hAnsiTheme="majorBidi" w:cstheme="majorBidi"/>
                <w:color w:val="C00000"/>
                <w:sz w:val="16"/>
                <w:szCs w:val="16"/>
                <w:lang w:val="en-CA" w:eastAsia="en-CA"/>
              </w:rPr>
            </w:pPr>
            <w:r w:rsidRPr="0028280F">
              <w:rPr>
                <w:rFonts w:asciiTheme="majorBidi" w:eastAsia="Times New Roman" w:hAnsiTheme="majorBidi" w:cstheme="majorBidi"/>
                <w:color w:val="C00000"/>
                <w:sz w:val="16"/>
                <w:szCs w:val="16"/>
                <w:bdr w:val="none" w:sz="0" w:space="0" w:color="auto" w:frame="1"/>
                <w:lang w:val="en-CA" w:eastAsia="en-CA"/>
              </w:rPr>
              <w:t>Session key size</w:t>
            </w:r>
          </w:p>
        </w:tc>
        <w:tc>
          <w:tcPr>
            <w:tcW w:w="70.55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vAlign w:val="center"/>
            <w:hideMark/>
          </w:tcPr>
          <w:p w14:paraId="0E220F2B" w14:textId="77777777" w:rsidR="00893FC7" w:rsidRPr="0028280F" w:rsidRDefault="00893FC7" w:rsidP="00816993">
            <w:pPr>
              <w:textAlignment w:val="baseline"/>
              <w:rPr>
                <w:rFonts w:asciiTheme="majorBidi" w:eastAsia="Times New Roman" w:hAnsiTheme="majorBidi" w:cstheme="majorBidi"/>
                <w:sz w:val="16"/>
                <w:szCs w:val="16"/>
                <w:lang w:val="en-CA" w:eastAsia="en-CA"/>
              </w:rPr>
            </w:pPr>
            <w:r w:rsidRPr="0028280F">
              <w:rPr>
                <w:rFonts w:asciiTheme="majorBidi" w:eastAsia="Times New Roman" w:hAnsiTheme="majorBidi" w:cstheme="majorBidi"/>
                <w:sz w:val="16"/>
                <w:szCs w:val="16"/>
                <w:lang w:val="en-CA" w:eastAsia="en-CA"/>
              </w:rPr>
              <w:t>64-bit/128-bit</w:t>
            </w:r>
          </w:p>
        </w:tc>
        <w:tc>
          <w:tcPr>
            <w:tcW w:w="60.05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vAlign w:val="center"/>
            <w:hideMark/>
          </w:tcPr>
          <w:p w14:paraId="4BACA462" w14:textId="77777777" w:rsidR="00893FC7" w:rsidRPr="0028280F" w:rsidRDefault="00893FC7" w:rsidP="00816993">
            <w:pPr>
              <w:textAlignment w:val="baseline"/>
              <w:rPr>
                <w:rFonts w:asciiTheme="majorBidi" w:eastAsia="Times New Roman" w:hAnsiTheme="majorBidi" w:cstheme="majorBidi"/>
                <w:sz w:val="16"/>
                <w:szCs w:val="16"/>
                <w:lang w:val="en-CA" w:eastAsia="en-CA"/>
              </w:rPr>
            </w:pPr>
            <w:r w:rsidRPr="0028280F">
              <w:rPr>
                <w:rFonts w:asciiTheme="majorBidi" w:eastAsia="Times New Roman" w:hAnsiTheme="majorBidi" w:cstheme="majorBidi"/>
                <w:sz w:val="16"/>
                <w:szCs w:val="16"/>
                <w:lang w:val="en-CA" w:eastAsia="en-CA"/>
              </w:rPr>
              <w:t>256-bit</w:t>
            </w:r>
          </w:p>
        </w:tc>
        <w:tc>
          <w:tcPr>
            <w:tcW w:w="58.90pt" w:type="dxa"/>
            <w:tcBorders>
              <w:top w:val="single" w:sz="6" w:space="0" w:color="99ACC2"/>
              <w:start w:val="single" w:sz="6" w:space="0" w:color="99ACC2"/>
              <w:bottom w:val="single" w:sz="6" w:space="0" w:color="99ACC2"/>
              <w:end w:val="single" w:sz="6" w:space="0" w:color="99ACC2"/>
            </w:tcBorders>
            <w:tcMar>
              <w:top w:w="3pt" w:type="dxa"/>
              <w:start w:w="3pt" w:type="dxa"/>
              <w:bottom w:w="3pt" w:type="dxa"/>
              <w:end w:w="3pt" w:type="dxa"/>
            </w:tcMar>
            <w:vAlign w:val="center"/>
            <w:hideMark/>
          </w:tcPr>
          <w:p w14:paraId="392B338C" w14:textId="77777777" w:rsidR="00893FC7" w:rsidRPr="0028280F" w:rsidRDefault="00893FC7" w:rsidP="00816993">
            <w:pPr>
              <w:textAlignment w:val="baseline"/>
              <w:rPr>
                <w:rFonts w:asciiTheme="majorBidi" w:eastAsia="Times New Roman" w:hAnsiTheme="majorBidi" w:cstheme="majorBidi"/>
                <w:sz w:val="16"/>
                <w:szCs w:val="16"/>
                <w:lang w:val="en-CA" w:eastAsia="en-CA"/>
              </w:rPr>
            </w:pPr>
            <w:r w:rsidRPr="0028280F">
              <w:rPr>
                <w:rFonts w:asciiTheme="majorBidi" w:eastAsia="Times New Roman" w:hAnsiTheme="majorBidi" w:cstheme="majorBidi"/>
                <w:sz w:val="16"/>
                <w:szCs w:val="16"/>
                <w:lang w:val="en-CA" w:eastAsia="en-CA"/>
              </w:rPr>
              <w:t>256-bit</w:t>
            </w:r>
          </w:p>
        </w:tc>
      </w:tr>
      <w:tr w:rsidR="00893FC7" w:rsidRPr="0028280F" w14:paraId="7593337B" w14:textId="77777777" w:rsidTr="00893FC7">
        <w:trPr>
          <w:trHeight w:val="54"/>
        </w:trPr>
        <w:tc>
          <w:tcPr>
            <w:tcW w:w="54.90pt" w:type="dxa"/>
            <w:tcBorders>
              <w:top w:val="single" w:sz="6" w:space="0" w:color="99ACC2"/>
              <w:start w:val="single" w:sz="6" w:space="0" w:color="99ACC2"/>
              <w:bottom w:val="single" w:sz="6" w:space="0" w:color="99ACC2"/>
              <w:end w:val="single" w:sz="6" w:space="0" w:color="99ACC2"/>
            </w:tcBorders>
            <w:shd w:val="clear" w:color="auto" w:fill="F8F9FA"/>
            <w:tcMar>
              <w:top w:w="3pt" w:type="dxa"/>
              <w:start w:w="3pt" w:type="dxa"/>
              <w:bottom w:w="3pt" w:type="dxa"/>
              <w:end w:w="3pt" w:type="dxa"/>
            </w:tcMar>
            <w:vAlign w:val="center"/>
            <w:hideMark/>
          </w:tcPr>
          <w:p w14:paraId="4CDE1D57" w14:textId="77777777" w:rsidR="00893FC7" w:rsidRPr="0028280F" w:rsidRDefault="00893FC7" w:rsidP="00816993">
            <w:pPr>
              <w:textAlignment w:val="baseline"/>
              <w:rPr>
                <w:rFonts w:asciiTheme="majorBidi" w:eastAsia="Times New Roman" w:hAnsiTheme="majorBidi" w:cstheme="majorBidi"/>
                <w:color w:val="C00000"/>
                <w:sz w:val="16"/>
                <w:szCs w:val="16"/>
                <w:lang w:val="en-CA" w:eastAsia="en-CA"/>
              </w:rPr>
            </w:pPr>
            <w:r w:rsidRPr="0028280F">
              <w:rPr>
                <w:rFonts w:asciiTheme="majorBidi" w:eastAsia="Times New Roman" w:hAnsiTheme="majorBidi" w:cstheme="majorBidi"/>
                <w:color w:val="C00000"/>
                <w:sz w:val="16"/>
                <w:szCs w:val="16"/>
                <w:bdr w:val="none" w:sz="0" w:space="0" w:color="auto" w:frame="1"/>
                <w:lang w:val="en-CA" w:eastAsia="en-CA"/>
              </w:rPr>
              <w:t>Cipher type</w:t>
            </w:r>
          </w:p>
        </w:tc>
        <w:tc>
          <w:tcPr>
            <w:tcW w:w="70.55pt" w:type="dxa"/>
            <w:tcBorders>
              <w:top w:val="single" w:sz="6" w:space="0" w:color="99ACC2"/>
              <w:start w:val="single" w:sz="6" w:space="0" w:color="99ACC2"/>
              <w:bottom w:val="single" w:sz="6" w:space="0" w:color="99ACC2"/>
              <w:end w:val="single" w:sz="6" w:space="0" w:color="99ACC2"/>
            </w:tcBorders>
            <w:shd w:val="clear" w:color="auto" w:fill="F8F9FA"/>
            <w:tcMar>
              <w:top w:w="3pt" w:type="dxa"/>
              <w:start w:w="3pt" w:type="dxa"/>
              <w:bottom w:w="3pt" w:type="dxa"/>
              <w:end w:w="3pt" w:type="dxa"/>
            </w:tcMar>
            <w:vAlign w:val="center"/>
            <w:hideMark/>
          </w:tcPr>
          <w:p w14:paraId="001882A1" w14:textId="77777777" w:rsidR="00893FC7" w:rsidRPr="0028280F" w:rsidRDefault="00893FC7" w:rsidP="00816993">
            <w:pPr>
              <w:textAlignment w:val="baseline"/>
              <w:rPr>
                <w:rFonts w:asciiTheme="majorBidi" w:eastAsia="Times New Roman" w:hAnsiTheme="majorBidi" w:cstheme="majorBidi"/>
                <w:sz w:val="16"/>
                <w:szCs w:val="16"/>
                <w:lang w:val="en-CA" w:eastAsia="en-CA"/>
              </w:rPr>
            </w:pPr>
            <w:r w:rsidRPr="0028280F">
              <w:rPr>
                <w:rFonts w:asciiTheme="majorBidi" w:eastAsia="Times New Roman" w:hAnsiTheme="majorBidi" w:cstheme="majorBidi"/>
                <w:sz w:val="16"/>
                <w:szCs w:val="16"/>
                <w:lang w:val="en-CA" w:eastAsia="en-CA"/>
              </w:rPr>
              <w:t>RC4 stream</w:t>
            </w:r>
            <w:r w:rsidRPr="0028280F">
              <w:rPr>
                <w:rFonts w:asciiTheme="majorBidi" w:eastAsia="Times New Roman" w:hAnsiTheme="majorBidi" w:cstheme="majorBidi"/>
                <w:sz w:val="16"/>
                <w:szCs w:val="16"/>
                <w:lang w:val="en-CA" w:eastAsia="en-CA"/>
              </w:rPr>
              <w:br/>
              <w:t>cipher</w:t>
            </w:r>
          </w:p>
        </w:tc>
        <w:tc>
          <w:tcPr>
            <w:tcW w:w="60.05pt" w:type="dxa"/>
            <w:tcBorders>
              <w:top w:val="single" w:sz="6" w:space="0" w:color="99ACC2"/>
              <w:start w:val="single" w:sz="6" w:space="0" w:color="99ACC2"/>
              <w:bottom w:val="single" w:sz="6" w:space="0" w:color="99ACC2"/>
              <w:end w:val="single" w:sz="6" w:space="0" w:color="99ACC2"/>
            </w:tcBorders>
            <w:shd w:val="clear" w:color="auto" w:fill="F8F9FA"/>
            <w:tcMar>
              <w:top w:w="3pt" w:type="dxa"/>
              <w:start w:w="3pt" w:type="dxa"/>
              <w:bottom w:w="3pt" w:type="dxa"/>
              <w:end w:w="3pt" w:type="dxa"/>
            </w:tcMar>
            <w:vAlign w:val="center"/>
            <w:hideMark/>
          </w:tcPr>
          <w:p w14:paraId="4757FCCE" w14:textId="77777777" w:rsidR="00893FC7" w:rsidRPr="0028280F" w:rsidRDefault="00893FC7" w:rsidP="00816993">
            <w:pPr>
              <w:textAlignment w:val="baseline"/>
              <w:rPr>
                <w:rFonts w:asciiTheme="majorBidi" w:eastAsia="Times New Roman" w:hAnsiTheme="majorBidi" w:cstheme="majorBidi"/>
                <w:sz w:val="16"/>
                <w:szCs w:val="16"/>
                <w:lang w:val="en-CA" w:eastAsia="en-CA"/>
              </w:rPr>
            </w:pPr>
            <w:r w:rsidRPr="0028280F">
              <w:rPr>
                <w:rFonts w:asciiTheme="majorBidi" w:eastAsia="Times New Roman" w:hAnsiTheme="majorBidi" w:cstheme="majorBidi"/>
                <w:sz w:val="16"/>
                <w:szCs w:val="16"/>
                <w:lang w:val="en-CA" w:eastAsia="en-CA"/>
              </w:rPr>
              <w:t>TKIP (RC4-based)</w:t>
            </w:r>
          </w:p>
        </w:tc>
        <w:tc>
          <w:tcPr>
            <w:tcW w:w="58.90pt" w:type="dxa"/>
            <w:tcBorders>
              <w:top w:val="single" w:sz="6" w:space="0" w:color="99ACC2"/>
              <w:start w:val="single" w:sz="6" w:space="0" w:color="99ACC2"/>
              <w:bottom w:val="single" w:sz="6" w:space="0" w:color="99ACC2"/>
              <w:end w:val="single" w:sz="6" w:space="0" w:color="99ACC2"/>
            </w:tcBorders>
            <w:shd w:val="clear" w:color="auto" w:fill="F8F9FA"/>
            <w:tcMar>
              <w:top w:w="3pt" w:type="dxa"/>
              <w:start w:w="3pt" w:type="dxa"/>
              <w:bottom w:w="3pt" w:type="dxa"/>
              <w:end w:w="3pt" w:type="dxa"/>
            </w:tcMar>
            <w:vAlign w:val="center"/>
            <w:hideMark/>
          </w:tcPr>
          <w:p w14:paraId="158A4C06" w14:textId="77777777" w:rsidR="00893FC7" w:rsidRPr="0028280F" w:rsidRDefault="00893FC7" w:rsidP="00816993">
            <w:pPr>
              <w:textAlignment w:val="baseline"/>
              <w:rPr>
                <w:rFonts w:asciiTheme="majorBidi" w:eastAsia="Times New Roman" w:hAnsiTheme="majorBidi" w:cstheme="majorBidi"/>
                <w:sz w:val="16"/>
                <w:szCs w:val="16"/>
                <w:lang w:val="en-CA" w:eastAsia="en-CA"/>
              </w:rPr>
            </w:pPr>
            <w:r w:rsidRPr="0028280F">
              <w:rPr>
                <w:rFonts w:asciiTheme="majorBidi" w:eastAsia="Times New Roman" w:hAnsiTheme="majorBidi" w:cstheme="majorBidi"/>
                <w:sz w:val="16"/>
                <w:szCs w:val="16"/>
                <w:lang w:val="en-CA" w:eastAsia="en-CA"/>
              </w:rPr>
              <w:t>AES</w:t>
            </w:r>
          </w:p>
        </w:tc>
      </w:tr>
      <w:tr w:rsidR="00893FC7" w:rsidRPr="0028280F" w14:paraId="41F2BD74" w14:textId="77777777" w:rsidTr="00893FC7">
        <w:trPr>
          <w:trHeight w:val="46"/>
        </w:trPr>
        <w:tc>
          <w:tcPr>
            <w:tcW w:w="54.90pt" w:type="dxa"/>
            <w:tcBorders>
              <w:top w:val="single" w:sz="6" w:space="0" w:color="99ACC2"/>
              <w:start w:val="single" w:sz="6" w:space="0" w:color="99ACC2"/>
              <w:bottom w:val="single" w:sz="6" w:space="0" w:color="99ACC2"/>
              <w:end w:val="single" w:sz="6" w:space="0" w:color="99ACC2"/>
            </w:tcBorders>
            <w:shd w:val="clear" w:color="auto" w:fill="F8F9FA"/>
            <w:tcMar>
              <w:top w:w="3pt" w:type="dxa"/>
              <w:start w:w="3pt" w:type="dxa"/>
              <w:bottom w:w="3pt" w:type="dxa"/>
              <w:end w:w="3pt" w:type="dxa"/>
            </w:tcMar>
            <w:vAlign w:val="center"/>
            <w:hideMark/>
          </w:tcPr>
          <w:p w14:paraId="2B2AE375" w14:textId="77777777" w:rsidR="00893FC7" w:rsidRPr="0028280F" w:rsidRDefault="00893FC7" w:rsidP="00816993">
            <w:pPr>
              <w:textAlignment w:val="baseline"/>
              <w:rPr>
                <w:rFonts w:asciiTheme="majorBidi" w:eastAsia="Times New Roman" w:hAnsiTheme="majorBidi" w:cstheme="majorBidi"/>
                <w:color w:val="C00000"/>
                <w:sz w:val="16"/>
                <w:szCs w:val="16"/>
                <w:lang w:val="en-CA" w:eastAsia="en-CA"/>
              </w:rPr>
            </w:pPr>
            <w:r w:rsidRPr="0028280F">
              <w:rPr>
                <w:rFonts w:asciiTheme="majorBidi" w:eastAsia="Times New Roman" w:hAnsiTheme="majorBidi" w:cstheme="majorBidi"/>
                <w:color w:val="C00000"/>
                <w:sz w:val="16"/>
                <w:szCs w:val="16"/>
                <w:bdr w:val="none" w:sz="0" w:space="0" w:color="auto" w:frame="1"/>
                <w:lang w:val="en-CA" w:eastAsia="en-CA"/>
              </w:rPr>
              <w:t>Data integrity</w:t>
            </w:r>
          </w:p>
        </w:tc>
        <w:tc>
          <w:tcPr>
            <w:tcW w:w="70.55pt" w:type="dxa"/>
            <w:tcBorders>
              <w:top w:val="single" w:sz="6" w:space="0" w:color="99ACC2"/>
              <w:start w:val="single" w:sz="6" w:space="0" w:color="99ACC2"/>
              <w:bottom w:val="single" w:sz="6" w:space="0" w:color="99ACC2"/>
              <w:end w:val="single" w:sz="6" w:space="0" w:color="99ACC2"/>
            </w:tcBorders>
            <w:shd w:val="clear" w:color="auto" w:fill="F8F9FA"/>
            <w:tcMar>
              <w:top w:w="3pt" w:type="dxa"/>
              <w:start w:w="3pt" w:type="dxa"/>
              <w:bottom w:w="3pt" w:type="dxa"/>
              <w:end w:w="3pt" w:type="dxa"/>
            </w:tcMar>
            <w:vAlign w:val="center"/>
            <w:hideMark/>
          </w:tcPr>
          <w:p w14:paraId="2764B707" w14:textId="77777777" w:rsidR="00893FC7" w:rsidRPr="0028280F" w:rsidRDefault="00893FC7" w:rsidP="00816993">
            <w:pPr>
              <w:textAlignment w:val="baseline"/>
              <w:rPr>
                <w:rFonts w:asciiTheme="majorBidi" w:eastAsia="Times New Roman" w:hAnsiTheme="majorBidi" w:cstheme="majorBidi"/>
                <w:sz w:val="16"/>
                <w:szCs w:val="16"/>
                <w:lang w:val="en-CA" w:eastAsia="en-CA"/>
              </w:rPr>
            </w:pPr>
            <w:r w:rsidRPr="0028280F">
              <w:rPr>
                <w:rFonts w:asciiTheme="majorBidi" w:eastAsia="Times New Roman" w:hAnsiTheme="majorBidi" w:cstheme="majorBidi"/>
                <w:sz w:val="16"/>
                <w:szCs w:val="16"/>
                <w:lang w:val="en-CA" w:eastAsia="en-CA"/>
              </w:rPr>
              <w:t>Cyclic Redundancy</w:t>
            </w:r>
            <w:r w:rsidRPr="0028280F">
              <w:rPr>
                <w:rFonts w:asciiTheme="majorBidi" w:eastAsia="Times New Roman" w:hAnsiTheme="majorBidi" w:cstheme="majorBidi"/>
                <w:sz w:val="16"/>
                <w:szCs w:val="16"/>
                <w:lang w:val="en-CA" w:eastAsia="en-CA"/>
              </w:rPr>
              <w:br/>
              <w:t>Check</w:t>
            </w:r>
          </w:p>
        </w:tc>
        <w:tc>
          <w:tcPr>
            <w:tcW w:w="60.05pt" w:type="dxa"/>
            <w:tcBorders>
              <w:top w:val="single" w:sz="6" w:space="0" w:color="99ACC2"/>
              <w:start w:val="single" w:sz="6" w:space="0" w:color="99ACC2"/>
              <w:bottom w:val="single" w:sz="6" w:space="0" w:color="99ACC2"/>
              <w:end w:val="single" w:sz="6" w:space="0" w:color="99ACC2"/>
            </w:tcBorders>
            <w:shd w:val="clear" w:color="auto" w:fill="F8F9FA"/>
            <w:tcMar>
              <w:top w:w="3pt" w:type="dxa"/>
              <w:start w:w="3pt" w:type="dxa"/>
              <w:bottom w:w="3pt" w:type="dxa"/>
              <w:end w:w="3pt" w:type="dxa"/>
            </w:tcMar>
            <w:vAlign w:val="center"/>
            <w:hideMark/>
          </w:tcPr>
          <w:p w14:paraId="5DCE51DF" w14:textId="77777777" w:rsidR="00893FC7" w:rsidRPr="0028280F" w:rsidRDefault="00893FC7" w:rsidP="00816993">
            <w:pPr>
              <w:textAlignment w:val="baseline"/>
              <w:rPr>
                <w:rFonts w:asciiTheme="majorBidi" w:eastAsia="Times New Roman" w:hAnsiTheme="majorBidi" w:cstheme="majorBidi"/>
                <w:sz w:val="16"/>
                <w:szCs w:val="16"/>
                <w:lang w:val="en-CA" w:eastAsia="en-CA"/>
              </w:rPr>
            </w:pPr>
            <w:r w:rsidRPr="0028280F">
              <w:rPr>
                <w:rFonts w:asciiTheme="majorBidi" w:eastAsia="Times New Roman" w:hAnsiTheme="majorBidi" w:cstheme="majorBidi"/>
                <w:sz w:val="16"/>
                <w:szCs w:val="16"/>
                <w:lang w:val="en-CA" w:eastAsia="en-CA"/>
              </w:rPr>
              <w:t>Message</w:t>
            </w:r>
            <w:r w:rsidRPr="0028280F">
              <w:rPr>
                <w:rFonts w:asciiTheme="majorBidi" w:eastAsia="Times New Roman" w:hAnsiTheme="majorBidi" w:cstheme="majorBidi"/>
                <w:sz w:val="16"/>
                <w:szCs w:val="16"/>
                <w:lang w:val="en-CA" w:eastAsia="en-CA"/>
              </w:rPr>
              <w:br/>
              <w:t>Integrity Check</w:t>
            </w:r>
          </w:p>
        </w:tc>
        <w:tc>
          <w:tcPr>
            <w:tcW w:w="58.90pt" w:type="dxa"/>
            <w:tcBorders>
              <w:top w:val="single" w:sz="6" w:space="0" w:color="99ACC2"/>
              <w:start w:val="single" w:sz="6" w:space="0" w:color="99ACC2"/>
              <w:bottom w:val="single" w:sz="6" w:space="0" w:color="99ACC2"/>
              <w:end w:val="single" w:sz="6" w:space="0" w:color="99ACC2"/>
            </w:tcBorders>
            <w:shd w:val="clear" w:color="auto" w:fill="F8F9FA"/>
            <w:tcMar>
              <w:top w:w="3pt" w:type="dxa"/>
              <w:start w:w="3pt" w:type="dxa"/>
              <w:bottom w:w="3pt" w:type="dxa"/>
              <w:end w:w="3pt" w:type="dxa"/>
            </w:tcMar>
            <w:vAlign w:val="center"/>
            <w:hideMark/>
          </w:tcPr>
          <w:p w14:paraId="4F27B90B" w14:textId="77777777" w:rsidR="00893FC7" w:rsidRPr="0028280F" w:rsidRDefault="00893FC7" w:rsidP="00816993">
            <w:pPr>
              <w:textAlignment w:val="baseline"/>
              <w:rPr>
                <w:rFonts w:asciiTheme="majorBidi" w:eastAsia="Times New Roman" w:hAnsiTheme="majorBidi" w:cstheme="majorBidi"/>
                <w:sz w:val="16"/>
                <w:szCs w:val="16"/>
                <w:lang w:val="en-CA" w:eastAsia="en-CA"/>
              </w:rPr>
            </w:pPr>
            <w:r w:rsidRPr="0028280F">
              <w:rPr>
                <w:rFonts w:asciiTheme="majorBidi" w:eastAsia="Times New Roman" w:hAnsiTheme="majorBidi" w:cstheme="majorBidi"/>
                <w:sz w:val="16"/>
                <w:szCs w:val="16"/>
                <w:lang w:val="en-CA" w:eastAsia="en-CA"/>
              </w:rPr>
              <w:t>CCMP</w:t>
            </w:r>
          </w:p>
        </w:tc>
      </w:tr>
      <w:tr w:rsidR="00893FC7" w:rsidRPr="0028280F" w14:paraId="6D41753B" w14:textId="77777777" w:rsidTr="00893FC7">
        <w:trPr>
          <w:trHeight w:val="56"/>
        </w:trPr>
        <w:tc>
          <w:tcPr>
            <w:tcW w:w="54.90pt" w:type="dxa"/>
            <w:tcBorders>
              <w:top w:val="single" w:sz="6" w:space="0" w:color="99ACC2"/>
              <w:start w:val="single" w:sz="6" w:space="0" w:color="99ACC2"/>
              <w:bottom w:val="single" w:sz="6" w:space="0" w:color="99ACC2"/>
              <w:end w:val="single" w:sz="6" w:space="0" w:color="99ACC2"/>
            </w:tcBorders>
            <w:shd w:val="clear" w:color="auto" w:fill="F8F9FA"/>
            <w:tcMar>
              <w:top w:w="3pt" w:type="dxa"/>
              <w:start w:w="3pt" w:type="dxa"/>
              <w:bottom w:w="3pt" w:type="dxa"/>
              <w:end w:w="3pt" w:type="dxa"/>
            </w:tcMar>
            <w:vAlign w:val="center"/>
            <w:hideMark/>
          </w:tcPr>
          <w:p w14:paraId="185AD88B" w14:textId="77777777" w:rsidR="00893FC7" w:rsidRPr="0028280F" w:rsidRDefault="00893FC7" w:rsidP="00816993">
            <w:pPr>
              <w:textAlignment w:val="baseline"/>
              <w:rPr>
                <w:rFonts w:asciiTheme="majorBidi" w:eastAsia="Times New Roman" w:hAnsiTheme="majorBidi" w:cstheme="majorBidi"/>
                <w:color w:val="C00000"/>
                <w:sz w:val="16"/>
                <w:szCs w:val="16"/>
                <w:lang w:val="en-CA" w:eastAsia="en-CA"/>
              </w:rPr>
            </w:pPr>
            <w:r w:rsidRPr="0028280F">
              <w:rPr>
                <w:rFonts w:asciiTheme="majorBidi" w:eastAsia="Times New Roman" w:hAnsiTheme="majorBidi" w:cstheme="majorBidi"/>
                <w:color w:val="C00000"/>
                <w:sz w:val="16"/>
                <w:szCs w:val="16"/>
                <w:bdr w:val="none" w:sz="0" w:space="0" w:color="auto" w:frame="1"/>
                <w:lang w:val="en-CA" w:eastAsia="en-CA"/>
              </w:rPr>
              <w:t>Authentication method</w:t>
            </w:r>
          </w:p>
        </w:tc>
        <w:tc>
          <w:tcPr>
            <w:tcW w:w="70.55pt" w:type="dxa"/>
            <w:tcBorders>
              <w:top w:val="single" w:sz="6" w:space="0" w:color="99ACC2"/>
              <w:start w:val="single" w:sz="6" w:space="0" w:color="99ACC2"/>
              <w:bottom w:val="single" w:sz="6" w:space="0" w:color="99ACC2"/>
              <w:end w:val="single" w:sz="6" w:space="0" w:color="99ACC2"/>
            </w:tcBorders>
            <w:shd w:val="clear" w:color="auto" w:fill="F8F9FA"/>
            <w:tcMar>
              <w:top w:w="3pt" w:type="dxa"/>
              <w:start w:w="3pt" w:type="dxa"/>
              <w:bottom w:w="3pt" w:type="dxa"/>
              <w:end w:w="3pt" w:type="dxa"/>
            </w:tcMar>
            <w:vAlign w:val="center"/>
            <w:hideMark/>
          </w:tcPr>
          <w:p w14:paraId="70321852" w14:textId="77777777" w:rsidR="00893FC7" w:rsidRPr="0028280F" w:rsidRDefault="00893FC7" w:rsidP="00816993">
            <w:pPr>
              <w:textAlignment w:val="baseline"/>
              <w:rPr>
                <w:rFonts w:asciiTheme="majorBidi" w:eastAsia="Times New Roman" w:hAnsiTheme="majorBidi" w:cstheme="majorBidi"/>
                <w:sz w:val="16"/>
                <w:szCs w:val="16"/>
                <w:lang w:val="en-CA" w:eastAsia="en-CA"/>
              </w:rPr>
            </w:pPr>
            <w:r w:rsidRPr="0028280F">
              <w:rPr>
                <w:rFonts w:asciiTheme="majorBidi" w:eastAsia="Times New Roman" w:hAnsiTheme="majorBidi" w:cstheme="majorBidi"/>
                <w:sz w:val="16"/>
                <w:szCs w:val="16"/>
                <w:lang w:val="en-CA" w:eastAsia="en-CA"/>
              </w:rPr>
              <w:t>Open system/Shared</w:t>
            </w:r>
            <w:r w:rsidRPr="0028280F">
              <w:rPr>
                <w:rFonts w:asciiTheme="majorBidi" w:eastAsia="Times New Roman" w:hAnsiTheme="majorBidi" w:cstheme="majorBidi"/>
                <w:sz w:val="16"/>
                <w:szCs w:val="16"/>
                <w:lang w:val="en-CA" w:eastAsia="en-CA"/>
              </w:rPr>
              <w:br/>
              <w:t>key</w:t>
            </w:r>
          </w:p>
        </w:tc>
        <w:tc>
          <w:tcPr>
            <w:tcW w:w="60.05pt" w:type="dxa"/>
            <w:tcBorders>
              <w:top w:val="single" w:sz="6" w:space="0" w:color="99ACC2"/>
              <w:start w:val="single" w:sz="6" w:space="0" w:color="99ACC2"/>
              <w:bottom w:val="single" w:sz="6" w:space="0" w:color="99ACC2"/>
              <w:end w:val="single" w:sz="6" w:space="0" w:color="99ACC2"/>
            </w:tcBorders>
            <w:shd w:val="clear" w:color="auto" w:fill="F8F9FA"/>
            <w:tcMar>
              <w:top w:w="3pt" w:type="dxa"/>
              <w:start w:w="3pt" w:type="dxa"/>
              <w:bottom w:w="3pt" w:type="dxa"/>
              <w:end w:w="3pt" w:type="dxa"/>
            </w:tcMar>
            <w:vAlign w:val="center"/>
            <w:hideMark/>
          </w:tcPr>
          <w:p w14:paraId="4CDBFB19" w14:textId="77777777" w:rsidR="00893FC7" w:rsidRPr="0028280F" w:rsidRDefault="00893FC7" w:rsidP="00816993">
            <w:pPr>
              <w:textAlignment w:val="baseline"/>
              <w:rPr>
                <w:rFonts w:asciiTheme="majorBidi" w:eastAsia="Times New Roman" w:hAnsiTheme="majorBidi" w:cstheme="majorBidi"/>
                <w:sz w:val="16"/>
                <w:szCs w:val="16"/>
                <w:lang w:val="en-CA" w:eastAsia="en-CA"/>
              </w:rPr>
            </w:pPr>
            <w:r w:rsidRPr="0028280F">
              <w:rPr>
                <w:rFonts w:asciiTheme="majorBidi" w:eastAsia="Times New Roman" w:hAnsiTheme="majorBidi" w:cstheme="majorBidi"/>
                <w:sz w:val="16"/>
                <w:szCs w:val="16"/>
                <w:lang w:val="en-CA" w:eastAsia="en-CA"/>
              </w:rPr>
              <w:t>PSK</w:t>
            </w:r>
          </w:p>
        </w:tc>
        <w:tc>
          <w:tcPr>
            <w:tcW w:w="58.90pt" w:type="dxa"/>
            <w:tcBorders>
              <w:top w:val="single" w:sz="6" w:space="0" w:color="99ACC2"/>
              <w:start w:val="single" w:sz="6" w:space="0" w:color="99ACC2"/>
              <w:bottom w:val="single" w:sz="6" w:space="0" w:color="99ACC2"/>
              <w:end w:val="single" w:sz="6" w:space="0" w:color="99ACC2"/>
            </w:tcBorders>
            <w:shd w:val="clear" w:color="auto" w:fill="F8F9FA"/>
            <w:tcMar>
              <w:top w:w="3pt" w:type="dxa"/>
              <w:start w:w="3pt" w:type="dxa"/>
              <w:bottom w:w="3pt" w:type="dxa"/>
              <w:end w:w="3pt" w:type="dxa"/>
            </w:tcMar>
            <w:vAlign w:val="center"/>
            <w:hideMark/>
          </w:tcPr>
          <w:p w14:paraId="2E3CCAEB" w14:textId="77777777" w:rsidR="00893FC7" w:rsidRPr="0028280F" w:rsidRDefault="00893FC7" w:rsidP="00816993">
            <w:pPr>
              <w:textAlignment w:val="baseline"/>
              <w:rPr>
                <w:rFonts w:asciiTheme="majorBidi" w:eastAsia="Times New Roman" w:hAnsiTheme="majorBidi" w:cstheme="majorBidi"/>
                <w:sz w:val="16"/>
                <w:szCs w:val="16"/>
                <w:lang w:val="en-CA" w:eastAsia="en-CA"/>
              </w:rPr>
            </w:pPr>
            <w:r w:rsidRPr="0028280F">
              <w:rPr>
                <w:rFonts w:asciiTheme="majorBidi" w:eastAsia="Times New Roman" w:hAnsiTheme="majorBidi" w:cstheme="majorBidi"/>
                <w:sz w:val="16"/>
                <w:szCs w:val="16"/>
                <w:lang w:val="en-CA" w:eastAsia="en-CA"/>
              </w:rPr>
              <w:t>PSK + PMK</w:t>
            </w:r>
          </w:p>
        </w:tc>
      </w:tr>
      <w:tr w:rsidR="00893FC7" w:rsidRPr="0028280F" w14:paraId="41CB1D1F" w14:textId="77777777" w:rsidTr="00893FC7">
        <w:trPr>
          <w:trHeight w:val="43"/>
        </w:trPr>
        <w:tc>
          <w:tcPr>
            <w:tcW w:w="54.90pt" w:type="dxa"/>
            <w:tcBorders>
              <w:top w:val="single" w:sz="6" w:space="0" w:color="99ACC2"/>
              <w:start w:val="single" w:sz="6" w:space="0" w:color="99ACC2"/>
              <w:bottom w:val="single" w:sz="6" w:space="0" w:color="99ACC2"/>
              <w:end w:val="single" w:sz="6" w:space="0" w:color="99ACC2"/>
            </w:tcBorders>
            <w:shd w:val="clear" w:color="auto" w:fill="F8F9FA"/>
            <w:tcMar>
              <w:top w:w="3pt" w:type="dxa"/>
              <w:start w:w="3pt" w:type="dxa"/>
              <w:bottom w:w="3pt" w:type="dxa"/>
              <w:end w:w="3pt" w:type="dxa"/>
            </w:tcMar>
            <w:vAlign w:val="center"/>
            <w:hideMark/>
          </w:tcPr>
          <w:p w14:paraId="033B4CCD" w14:textId="77777777" w:rsidR="00893FC7" w:rsidRPr="0028280F" w:rsidRDefault="00893FC7" w:rsidP="00816993">
            <w:pPr>
              <w:textAlignment w:val="baseline"/>
              <w:rPr>
                <w:rFonts w:asciiTheme="majorBidi" w:eastAsia="Times New Roman" w:hAnsiTheme="majorBidi" w:cstheme="majorBidi"/>
                <w:color w:val="C00000"/>
                <w:sz w:val="16"/>
                <w:szCs w:val="16"/>
                <w:lang w:val="en-CA" w:eastAsia="en-CA"/>
              </w:rPr>
            </w:pPr>
            <w:r w:rsidRPr="0028280F">
              <w:rPr>
                <w:rFonts w:asciiTheme="majorBidi" w:eastAsia="Times New Roman" w:hAnsiTheme="majorBidi" w:cstheme="majorBidi"/>
                <w:color w:val="C00000"/>
                <w:sz w:val="16"/>
                <w:szCs w:val="16"/>
                <w:bdr w:val="none" w:sz="0" w:space="0" w:color="auto" w:frame="1"/>
                <w:lang w:val="en-CA" w:eastAsia="en-CA"/>
              </w:rPr>
              <w:t>Key management</w:t>
            </w:r>
          </w:p>
        </w:tc>
        <w:tc>
          <w:tcPr>
            <w:tcW w:w="70.55pt" w:type="dxa"/>
            <w:tcBorders>
              <w:top w:val="single" w:sz="6" w:space="0" w:color="99ACC2"/>
              <w:start w:val="single" w:sz="6" w:space="0" w:color="99ACC2"/>
              <w:bottom w:val="single" w:sz="6" w:space="0" w:color="99ACC2"/>
              <w:end w:val="single" w:sz="6" w:space="0" w:color="99ACC2"/>
            </w:tcBorders>
            <w:shd w:val="clear" w:color="auto" w:fill="F8F9FA"/>
            <w:tcMar>
              <w:top w:w="3pt" w:type="dxa"/>
              <w:start w:w="3pt" w:type="dxa"/>
              <w:bottom w:w="3pt" w:type="dxa"/>
              <w:end w:w="3pt" w:type="dxa"/>
            </w:tcMar>
            <w:vAlign w:val="center"/>
            <w:hideMark/>
          </w:tcPr>
          <w:p w14:paraId="14FE0B66" w14:textId="77777777" w:rsidR="00893FC7" w:rsidRPr="0028280F" w:rsidRDefault="00893FC7" w:rsidP="00816993">
            <w:pPr>
              <w:textAlignment w:val="baseline"/>
              <w:rPr>
                <w:rFonts w:asciiTheme="majorBidi" w:eastAsia="Times New Roman" w:hAnsiTheme="majorBidi" w:cstheme="majorBidi"/>
                <w:sz w:val="16"/>
                <w:szCs w:val="16"/>
                <w:lang w:val="en-CA" w:eastAsia="en-CA"/>
              </w:rPr>
            </w:pPr>
            <w:r w:rsidRPr="0028280F">
              <w:rPr>
                <w:rFonts w:asciiTheme="majorBidi" w:eastAsia="Times New Roman" w:hAnsiTheme="majorBidi" w:cstheme="majorBidi"/>
                <w:sz w:val="16"/>
                <w:szCs w:val="16"/>
                <w:lang w:val="en-CA" w:eastAsia="en-CA"/>
              </w:rPr>
              <w:t>Symmetric key</w:t>
            </w:r>
            <w:r w:rsidRPr="0028280F">
              <w:rPr>
                <w:rFonts w:asciiTheme="majorBidi" w:eastAsia="Times New Roman" w:hAnsiTheme="majorBidi" w:cstheme="majorBidi"/>
                <w:sz w:val="16"/>
                <w:szCs w:val="16"/>
                <w:lang w:val="en-CA" w:eastAsia="en-CA"/>
              </w:rPr>
              <w:br/>
              <w:t>encryption</w:t>
            </w:r>
          </w:p>
        </w:tc>
        <w:tc>
          <w:tcPr>
            <w:tcW w:w="60.05pt" w:type="dxa"/>
            <w:tcBorders>
              <w:top w:val="single" w:sz="6" w:space="0" w:color="99ACC2"/>
              <w:start w:val="single" w:sz="6" w:space="0" w:color="99ACC2"/>
              <w:bottom w:val="single" w:sz="6" w:space="0" w:color="99ACC2"/>
              <w:end w:val="single" w:sz="6" w:space="0" w:color="99ACC2"/>
            </w:tcBorders>
            <w:shd w:val="clear" w:color="auto" w:fill="F8F9FA"/>
            <w:tcMar>
              <w:top w:w="3pt" w:type="dxa"/>
              <w:start w:w="3pt" w:type="dxa"/>
              <w:bottom w:w="3pt" w:type="dxa"/>
              <w:end w:w="3pt" w:type="dxa"/>
            </w:tcMar>
            <w:vAlign w:val="center"/>
            <w:hideMark/>
          </w:tcPr>
          <w:p w14:paraId="71080100" w14:textId="77777777" w:rsidR="00893FC7" w:rsidRPr="0028280F" w:rsidRDefault="00893FC7" w:rsidP="00816993">
            <w:pPr>
              <w:textAlignment w:val="baseline"/>
              <w:rPr>
                <w:rFonts w:asciiTheme="majorBidi" w:eastAsia="Times New Roman" w:hAnsiTheme="majorBidi" w:cstheme="majorBidi"/>
                <w:sz w:val="16"/>
                <w:szCs w:val="16"/>
                <w:lang w:val="en-CA" w:eastAsia="en-CA"/>
              </w:rPr>
            </w:pPr>
            <w:r w:rsidRPr="0028280F">
              <w:rPr>
                <w:rFonts w:asciiTheme="majorBidi" w:eastAsia="Times New Roman" w:hAnsiTheme="majorBidi" w:cstheme="majorBidi"/>
                <w:sz w:val="16"/>
                <w:szCs w:val="16"/>
                <w:lang w:val="en-CA" w:eastAsia="en-CA"/>
              </w:rPr>
              <w:t>WPA + WPA-PSK</w:t>
            </w:r>
          </w:p>
        </w:tc>
        <w:tc>
          <w:tcPr>
            <w:tcW w:w="58.90pt" w:type="dxa"/>
            <w:tcBorders>
              <w:top w:val="single" w:sz="6" w:space="0" w:color="99ACC2"/>
              <w:start w:val="single" w:sz="6" w:space="0" w:color="99ACC2"/>
              <w:bottom w:val="single" w:sz="6" w:space="0" w:color="99ACC2"/>
              <w:end w:val="single" w:sz="6" w:space="0" w:color="99ACC2"/>
            </w:tcBorders>
            <w:shd w:val="clear" w:color="auto" w:fill="F8F9FA"/>
            <w:tcMar>
              <w:top w:w="3pt" w:type="dxa"/>
              <w:start w:w="3pt" w:type="dxa"/>
              <w:bottom w:w="3pt" w:type="dxa"/>
              <w:end w:w="3pt" w:type="dxa"/>
            </w:tcMar>
            <w:vAlign w:val="center"/>
            <w:hideMark/>
          </w:tcPr>
          <w:p w14:paraId="5B1B4FA4" w14:textId="77777777" w:rsidR="00893FC7" w:rsidRPr="0028280F" w:rsidRDefault="00893FC7" w:rsidP="00816993">
            <w:pPr>
              <w:textAlignment w:val="baseline"/>
              <w:rPr>
                <w:rFonts w:asciiTheme="majorBidi" w:eastAsia="Times New Roman" w:hAnsiTheme="majorBidi" w:cstheme="majorBidi"/>
                <w:sz w:val="16"/>
                <w:szCs w:val="16"/>
                <w:lang w:val="en-CA" w:eastAsia="en-CA"/>
              </w:rPr>
            </w:pPr>
            <w:r w:rsidRPr="0028280F">
              <w:rPr>
                <w:rFonts w:asciiTheme="majorBidi" w:eastAsia="Times New Roman" w:hAnsiTheme="majorBidi" w:cstheme="majorBidi"/>
                <w:sz w:val="16"/>
                <w:szCs w:val="16"/>
                <w:lang w:val="en-CA" w:eastAsia="en-CA"/>
              </w:rPr>
              <w:t>PMK + PSK</w:t>
            </w:r>
          </w:p>
        </w:tc>
      </w:tr>
    </w:tbl>
    <w:p w14:paraId="64E86182" w14:textId="77777777" w:rsidR="00B032B9" w:rsidRPr="00B032B9" w:rsidRDefault="00B032B9" w:rsidP="00893FC7">
      <w:pPr>
        <w:pStyle w:val="BodyText"/>
        <w:ind w:firstLine="0pt"/>
        <w:rPr>
          <w:lang w:val="en-US"/>
        </w:rPr>
      </w:pPr>
    </w:p>
    <w:p w14:paraId="482C0E1E" w14:textId="58C3D319" w:rsidR="009303D9" w:rsidRPr="00BD383F" w:rsidRDefault="00203806" w:rsidP="006B6B66">
      <w:pPr>
        <w:pStyle w:val="Heading1"/>
        <w:rPr>
          <w:b/>
          <w:bCs/>
        </w:rPr>
      </w:pPr>
      <w:r w:rsidRPr="00BD383F">
        <w:rPr>
          <w:b/>
          <w:bCs/>
        </w:rPr>
        <w:t>Packet Injection Attack</w:t>
      </w:r>
    </w:p>
    <w:p w14:paraId="5D267062" w14:textId="0A59ED7A" w:rsidR="009303D9" w:rsidRPr="00BD383F" w:rsidRDefault="00203806" w:rsidP="00203806">
      <w:pPr>
        <w:pStyle w:val="Heading2"/>
        <w:tabs>
          <w:tab w:val="clear" w:pos="18pt"/>
          <w:tab w:val="num" w:pos="14.40pt"/>
        </w:tabs>
        <w:rPr>
          <w:u w:val="single"/>
        </w:rPr>
      </w:pPr>
      <w:r w:rsidRPr="00BD383F">
        <w:rPr>
          <w:u w:val="single"/>
        </w:rPr>
        <w:t>Definition</w:t>
      </w:r>
    </w:p>
    <w:p w14:paraId="26B2577D" w14:textId="009D6E44" w:rsidR="009303D9" w:rsidRPr="005B520E" w:rsidRDefault="00203806" w:rsidP="00203806">
      <w:pPr>
        <w:pStyle w:val="BodyText"/>
      </w:pPr>
      <w:r>
        <w:t>Packet injection attack on Wi-Fi WEP is a sort of attack in which an attacker injects packets within a Wi-Fi network protected by Wired Equivalent Privacy (WEP) encryption. The objective of this attack is to compromise the confidentiality, integrity, and availability of wireless networks.</w:t>
      </w:r>
      <w:r>
        <w:rPr>
          <w:lang w:val="en-US"/>
        </w:rPr>
        <w:t xml:space="preserve"> </w:t>
      </w:r>
      <w:r>
        <w:t xml:space="preserve">The packet injection attack can be used specially against WEP encryption because it utilizes a shared key to encrypt the entire data packet, where it is easy to crack this </w:t>
      </w:r>
      <w:r>
        <w:lastRenderedPageBreak/>
        <w:t>key using the appropriate tools. Here, when the key is compromised</w:t>
      </w:r>
      <w:ins w:id="18" w:author="Orlando Personal" w:date="2023-03-30T16:18:00Z">
        <w:r w:rsidR="00816993">
          <w:rPr>
            <w:lang w:val="en-CA"/>
          </w:rPr>
          <w:t>,</w:t>
        </w:r>
      </w:ins>
      <w:r>
        <w:t xml:space="preserve"> then the attacker is able now to apply the packet injection attack on the target network. [</w:t>
      </w:r>
      <w:r>
        <w:rPr>
          <w:lang w:val="en-US"/>
        </w:rPr>
        <w:t>2</w:t>
      </w:r>
      <w:r>
        <w:t>][</w:t>
      </w:r>
      <w:r>
        <w:rPr>
          <w:lang w:val="en-US"/>
        </w:rPr>
        <w:t>3</w:t>
      </w:r>
      <w:r>
        <w:t>]</w:t>
      </w:r>
    </w:p>
    <w:p w14:paraId="22D321DD" w14:textId="6FB6ABCF" w:rsidR="009303D9" w:rsidRPr="00BD383F" w:rsidRDefault="00C13D32" w:rsidP="00C13D32">
      <w:pPr>
        <w:pStyle w:val="Heading2"/>
        <w:tabs>
          <w:tab w:val="clear" w:pos="18pt"/>
          <w:tab w:val="num" w:pos="14.40pt"/>
        </w:tabs>
        <w:rPr>
          <w:u w:val="single"/>
        </w:rPr>
      </w:pPr>
      <w:r w:rsidRPr="00BD383F">
        <w:rPr>
          <w:u w:val="single"/>
        </w:rPr>
        <w:t xml:space="preserve">Mechanism </w:t>
      </w:r>
    </w:p>
    <w:p w14:paraId="4BCBEDB5" w14:textId="144C8E00" w:rsidR="00C13D32" w:rsidRDefault="00C13D32" w:rsidP="00C13D32">
      <w:pPr>
        <w:pStyle w:val="BodyText"/>
        <w:rPr>
          <w:rFonts w:cstheme="minorHAnsi"/>
        </w:rPr>
      </w:pPr>
      <w:r w:rsidRPr="00514DB5">
        <w:rPr>
          <w:rFonts w:cstheme="minorHAnsi"/>
        </w:rPr>
        <w:t>There are five basic phases in the packet injection attack, and it is described in the below figure.</w:t>
      </w:r>
    </w:p>
    <w:p w14:paraId="252E1510" w14:textId="77777777" w:rsidR="00C13D32" w:rsidRDefault="00C13D32" w:rsidP="00C13D32">
      <w:pPr>
        <w:pStyle w:val="BodyText"/>
        <w:keepNext/>
      </w:pPr>
      <w:r w:rsidRPr="00514DB5">
        <w:rPr>
          <w:rFonts w:cstheme="minorHAnsi"/>
          <w:noProof/>
        </w:rPr>
        <w:drawing>
          <wp:inline distT="0" distB="0" distL="0" distR="0" wp14:anchorId="3F1AB3FC" wp14:editId="3F11AA44">
            <wp:extent cx="2398888" cy="2547845"/>
            <wp:effectExtent l="0" t="0" r="1905" b="5080"/>
            <wp:docPr id="2" name="Picture 2" descr="Time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Timeline&#10;&#10;Description automatically generated"/>
                    <pic:cNvPicPr/>
                  </pic:nvPicPr>
                  <pic:blipFill>
                    <a:blip r:embed="rId9"/>
                    <a:stretch>
                      <a:fillRect/>
                    </a:stretch>
                  </pic:blipFill>
                  <pic:spPr>
                    <a:xfrm>
                      <a:off x="0" y="0"/>
                      <a:ext cx="2436208" cy="2587482"/>
                    </a:xfrm>
                    <a:prstGeom prst="rect">
                      <a:avLst/>
                    </a:prstGeom>
                  </pic:spPr>
                </pic:pic>
              </a:graphicData>
            </a:graphic>
          </wp:inline>
        </w:drawing>
      </w:r>
    </w:p>
    <w:p w14:paraId="359BAE3B" w14:textId="1089AA2A" w:rsidR="00C13D32" w:rsidRDefault="00C13D32" w:rsidP="00C13D32">
      <w:pPr>
        <w:pStyle w:val="Caption"/>
      </w:pPr>
      <w:r>
        <w:t xml:space="preserve">Figure </w:t>
      </w:r>
      <w:fldSimple w:instr=" SEQ Figure \* ARABIC ">
        <w:r w:rsidR="00C00D1F">
          <w:rPr>
            <w:noProof/>
          </w:rPr>
          <w:t>1</w:t>
        </w:r>
      </w:fldSimple>
      <w:r w:rsidRPr="00E70825">
        <w:t>Mechanism of Packet Injection Attack</w:t>
      </w:r>
    </w:p>
    <w:p w14:paraId="15E02F04" w14:textId="5D3C636E" w:rsidR="007917BA" w:rsidRPr="007917BA" w:rsidRDefault="007917BA" w:rsidP="007917BA">
      <w:pPr>
        <w:jc w:val="both"/>
      </w:pPr>
      <w:r w:rsidRPr="007917BA">
        <w:t>Repeating these actions will allow an attacker to access the wireless network without authorization and might compromise sensitive data</w:t>
      </w:r>
      <w:r>
        <w:t xml:space="preserve"> </w:t>
      </w:r>
      <w:r w:rsidRPr="007917BA">
        <w:t>[</w:t>
      </w:r>
      <w:r>
        <w:t>4</w:t>
      </w:r>
      <w:r w:rsidRPr="007917BA">
        <w:t>][</w:t>
      </w:r>
      <w:r>
        <w:t>5</w:t>
      </w:r>
      <w:r w:rsidRPr="007917BA">
        <w:t>][</w:t>
      </w:r>
      <w:r>
        <w:t>6</w:t>
      </w:r>
      <w:r w:rsidRPr="007917BA">
        <w:t>]</w:t>
      </w:r>
      <w:r>
        <w:t>.</w:t>
      </w:r>
    </w:p>
    <w:p w14:paraId="4B120532" w14:textId="72A08369" w:rsidR="00C13D32" w:rsidRPr="00BD383F" w:rsidRDefault="00B06E36" w:rsidP="00C13D32">
      <w:pPr>
        <w:pStyle w:val="Heading2"/>
        <w:tabs>
          <w:tab w:val="clear" w:pos="18pt"/>
          <w:tab w:val="num" w:pos="14.40pt"/>
        </w:tabs>
        <w:rPr>
          <w:u w:val="single"/>
        </w:rPr>
      </w:pPr>
      <w:r w:rsidRPr="00BD383F">
        <w:rPr>
          <w:u w:val="single"/>
        </w:rPr>
        <w:t>Tools</w:t>
      </w:r>
      <w:r w:rsidR="00C13D32" w:rsidRPr="00BD383F">
        <w:rPr>
          <w:u w:val="single"/>
        </w:rPr>
        <w:t xml:space="preserve"> </w:t>
      </w:r>
    </w:p>
    <w:p w14:paraId="35B35F58" w14:textId="77777777" w:rsidR="00B06E36" w:rsidRPr="00B06E36" w:rsidRDefault="00B06E36" w:rsidP="00B06E36">
      <w:pPr>
        <w:pStyle w:val="BodyText"/>
        <w:rPr>
          <w:rFonts w:cstheme="minorHAnsi"/>
        </w:rPr>
      </w:pPr>
      <w:r w:rsidRPr="00B06E36">
        <w:rPr>
          <w:rFonts w:cstheme="minorHAnsi"/>
        </w:rPr>
        <w:t>Packet injection attacks on Wi-Fi WEP networks can be implemented by the use of a variety of tools. the most commonly used tools for this kind of attack:</w:t>
      </w:r>
    </w:p>
    <w:p w14:paraId="3D5D719C" w14:textId="77777777" w:rsidR="00B06E36" w:rsidRPr="00B06E36" w:rsidRDefault="00B06E36" w:rsidP="00B06E36">
      <w:pPr>
        <w:pStyle w:val="BodyText"/>
        <w:rPr>
          <w:rFonts w:cstheme="minorHAnsi"/>
        </w:rPr>
      </w:pPr>
      <w:r w:rsidRPr="00B06E36">
        <w:rPr>
          <w:rFonts w:cstheme="minorHAnsi"/>
        </w:rPr>
        <w:t>•</w:t>
      </w:r>
      <w:r w:rsidRPr="00B06E36">
        <w:rPr>
          <w:rFonts w:cstheme="minorHAnsi"/>
        </w:rPr>
        <w:tab/>
        <w:t xml:space="preserve"> </w:t>
      </w:r>
      <w:proofErr w:type="spellStart"/>
      <w:r w:rsidRPr="00B06E36">
        <w:rPr>
          <w:rFonts w:cstheme="minorHAnsi"/>
        </w:rPr>
        <w:t>Aircrack</w:t>
      </w:r>
      <w:proofErr w:type="spellEnd"/>
      <w:r w:rsidRPr="00B06E36">
        <w:rPr>
          <w:rFonts w:cstheme="minorHAnsi"/>
        </w:rPr>
        <w:t>-ng</w:t>
      </w:r>
    </w:p>
    <w:p w14:paraId="44DC41D1" w14:textId="77777777" w:rsidR="00B06E36" w:rsidRPr="00B06E36" w:rsidRDefault="00B06E36" w:rsidP="00B06E36">
      <w:pPr>
        <w:pStyle w:val="BodyText"/>
        <w:rPr>
          <w:rFonts w:cstheme="minorHAnsi"/>
        </w:rPr>
      </w:pPr>
      <w:r w:rsidRPr="00B06E36">
        <w:rPr>
          <w:rFonts w:cstheme="minorHAnsi"/>
        </w:rPr>
        <w:t>•</w:t>
      </w:r>
      <w:r w:rsidRPr="00B06E36">
        <w:rPr>
          <w:rFonts w:cstheme="minorHAnsi"/>
        </w:rPr>
        <w:tab/>
        <w:t xml:space="preserve"> Wireshark</w:t>
      </w:r>
    </w:p>
    <w:p w14:paraId="50D5C817" w14:textId="77777777" w:rsidR="00B06E36" w:rsidRPr="00B06E36" w:rsidRDefault="00B06E36" w:rsidP="00B06E36">
      <w:pPr>
        <w:pStyle w:val="BodyText"/>
        <w:rPr>
          <w:rFonts w:cstheme="minorHAnsi"/>
        </w:rPr>
      </w:pPr>
      <w:r w:rsidRPr="00B06E36">
        <w:rPr>
          <w:rFonts w:cstheme="minorHAnsi"/>
        </w:rPr>
        <w:t>•</w:t>
      </w:r>
      <w:r w:rsidRPr="00B06E36">
        <w:rPr>
          <w:rFonts w:cstheme="minorHAnsi"/>
        </w:rPr>
        <w:tab/>
        <w:t xml:space="preserve"> </w:t>
      </w:r>
      <w:proofErr w:type="spellStart"/>
      <w:r w:rsidRPr="00B06E36">
        <w:rPr>
          <w:rFonts w:cstheme="minorHAnsi"/>
        </w:rPr>
        <w:t>Aireplay</w:t>
      </w:r>
      <w:proofErr w:type="spellEnd"/>
      <w:r w:rsidRPr="00B06E36">
        <w:rPr>
          <w:rFonts w:cstheme="minorHAnsi"/>
        </w:rPr>
        <w:t>-ng</w:t>
      </w:r>
    </w:p>
    <w:p w14:paraId="3469FA0A" w14:textId="77777777" w:rsidR="00B06E36" w:rsidRPr="00B06E36" w:rsidRDefault="00B06E36" w:rsidP="00B06E36">
      <w:pPr>
        <w:pStyle w:val="BodyText"/>
        <w:rPr>
          <w:rFonts w:cstheme="minorHAnsi"/>
        </w:rPr>
      </w:pPr>
      <w:r w:rsidRPr="00B06E36">
        <w:rPr>
          <w:rFonts w:cstheme="minorHAnsi"/>
        </w:rPr>
        <w:t>•</w:t>
      </w:r>
      <w:r w:rsidRPr="00B06E36">
        <w:rPr>
          <w:rFonts w:cstheme="minorHAnsi"/>
        </w:rPr>
        <w:tab/>
        <w:t xml:space="preserve"> </w:t>
      </w:r>
      <w:proofErr w:type="spellStart"/>
      <w:r w:rsidRPr="00B06E36">
        <w:rPr>
          <w:rFonts w:cstheme="minorHAnsi"/>
        </w:rPr>
        <w:t>WepAttack</w:t>
      </w:r>
      <w:proofErr w:type="spellEnd"/>
    </w:p>
    <w:p w14:paraId="031B582A" w14:textId="60AA29BF" w:rsidR="00C13D32" w:rsidRDefault="00B06E36" w:rsidP="00B06E36">
      <w:pPr>
        <w:pStyle w:val="BodyText"/>
        <w:rPr>
          <w:rFonts w:cstheme="minorHAnsi"/>
        </w:rPr>
      </w:pPr>
      <w:r w:rsidRPr="00B06E36">
        <w:rPr>
          <w:rFonts w:cstheme="minorHAnsi"/>
        </w:rPr>
        <w:t>•</w:t>
      </w:r>
      <w:r w:rsidRPr="00B06E36">
        <w:rPr>
          <w:rFonts w:cstheme="minorHAnsi"/>
        </w:rPr>
        <w:tab/>
      </w:r>
      <w:proofErr w:type="spellStart"/>
      <w:r w:rsidRPr="00B06E36">
        <w:rPr>
          <w:rFonts w:cstheme="minorHAnsi"/>
        </w:rPr>
        <w:t>Airdecap</w:t>
      </w:r>
      <w:proofErr w:type="spellEnd"/>
      <w:r w:rsidRPr="00B06E36">
        <w:rPr>
          <w:rFonts w:cstheme="minorHAnsi"/>
        </w:rPr>
        <w:t>-ng</w:t>
      </w:r>
    </w:p>
    <w:p w14:paraId="679372E3" w14:textId="77777777" w:rsidR="00B06E36" w:rsidRPr="00BD383F" w:rsidRDefault="00B06E36" w:rsidP="00B06E36">
      <w:pPr>
        <w:pStyle w:val="Heading2"/>
        <w:rPr>
          <w:u w:val="single"/>
        </w:rPr>
      </w:pPr>
      <w:r w:rsidRPr="00BD383F">
        <w:rPr>
          <w:u w:val="single"/>
        </w:rPr>
        <w:t>Detection techniques</w:t>
      </w:r>
    </w:p>
    <w:p w14:paraId="35E31CEF" w14:textId="192ED809" w:rsidR="00B06E36" w:rsidRDefault="00B06E36" w:rsidP="00B06E36">
      <w:pPr>
        <w:pStyle w:val="BodyText"/>
        <w:rPr>
          <w:rFonts w:cstheme="minorHAnsi"/>
        </w:rPr>
      </w:pPr>
      <w:r w:rsidRPr="00B06E36">
        <w:rPr>
          <w:rFonts w:cstheme="minorHAnsi"/>
        </w:rPr>
        <w:t xml:space="preserve">The detection of packet injection attacks on </w:t>
      </w:r>
      <w:proofErr w:type="spellStart"/>
      <w:r w:rsidRPr="00B06E36">
        <w:rPr>
          <w:rFonts w:cstheme="minorHAnsi"/>
        </w:rPr>
        <w:t>WiFi</w:t>
      </w:r>
      <w:proofErr w:type="spellEnd"/>
      <w:r w:rsidRPr="00B06E36">
        <w:rPr>
          <w:rFonts w:cstheme="minorHAnsi"/>
        </w:rPr>
        <w:t xml:space="preserve"> WEP may be done using a variety of detection methods:</w:t>
      </w:r>
    </w:p>
    <w:p w14:paraId="471E1348" w14:textId="77777777" w:rsidR="00742191" w:rsidRDefault="00742191" w:rsidP="00742191">
      <w:pPr>
        <w:pStyle w:val="BodyText"/>
        <w:keepNext/>
        <w:ind w:firstLine="0pt"/>
      </w:pPr>
      <w:r w:rsidRPr="00805A0D">
        <w:rPr>
          <w:rFonts w:cstheme="minorHAnsi"/>
          <w:noProof/>
        </w:rPr>
        <w:drawing>
          <wp:inline distT="0" distB="0" distL="0" distR="0" wp14:anchorId="7E26E0A0" wp14:editId="2D645E38">
            <wp:extent cx="3089910" cy="2147091"/>
            <wp:effectExtent l="0" t="0" r="0" b="0"/>
            <wp:docPr id="3" name="Picture 3" descr="Graphical user interfac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Graphical user interface, text&#10;&#10;Description automatically generated"/>
                    <pic:cNvPicPr/>
                  </pic:nvPicPr>
                  <pic:blipFill>
                    <a:blip r:embed="rId10"/>
                    <a:stretch>
                      <a:fillRect/>
                    </a:stretch>
                  </pic:blipFill>
                  <pic:spPr>
                    <a:xfrm>
                      <a:off x="0" y="0"/>
                      <a:ext cx="3089910" cy="2147091"/>
                    </a:xfrm>
                    <a:prstGeom prst="rect">
                      <a:avLst/>
                    </a:prstGeom>
                  </pic:spPr>
                </pic:pic>
              </a:graphicData>
            </a:graphic>
          </wp:inline>
        </w:drawing>
      </w:r>
    </w:p>
    <w:p w14:paraId="0B33E391" w14:textId="444069CC" w:rsidR="00B06E36" w:rsidRPr="00B06E36" w:rsidRDefault="00742191" w:rsidP="00742191">
      <w:pPr>
        <w:pStyle w:val="Caption"/>
        <w:rPr>
          <w:rFonts w:cstheme="minorHAnsi"/>
        </w:rPr>
      </w:pPr>
      <w:r>
        <w:t xml:space="preserve">Figure </w:t>
      </w:r>
      <w:fldSimple w:instr=" SEQ Figure \* ARABIC ">
        <w:r w:rsidR="00C00D1F">
          <w:rPr>
            <w:noProof/>
          </w:rPr>
          <w:t>2</w:t>
        </w:r>
      </w:fldSimple>
      <w:r>
        <w:t xml:space="preserve"> </w:t>
      </w:r>
      <w:r w:rsidRPr="003679C8">
        <w:t>Detection Techniques of Packet Injection Attack</w:t>
      </w:r>
    </w:p>
    <w:p w14:paraId="736DE0F4" w14:textId="63A8AD8E" w:rsidR="00B06E36" w:rsidRPr="00BD383F" w:rsidRDefault="00F71BD4" w:rsidP="00F71BD4">
      <w:pPr>
        <w:pStyle w:val="Heading2"/>
        <w:tabs>
          <w:tab w:val="clear" w:pos="18pt"/>
          <w:tab w:val="num" w:pos="14.40pt"/>
        </w:tabs>
        <w:rPr>
          <w:u w:val="single"/>
        </w:rPr>
      </w:pPr>
      <w:r w:rsidRPr="00BD383F">
        <w:rPr>
          <w:u w:val="single"/>
        </w:rPr>
        <w:t xml:space="preserve">Countermeasures </w:t>
      </w:r>
    </w:p>
    <w:p w14:paraId="2ABEAE92" w14:textId="77777777" w:rsidR="00F71BD4" w:rsidRPr="00F71BD4" w:rsidRDefault="00F71BD4" w:rsidP="00F71BD4">
      <w:pPr>
        <w:pStyle w:val="BodyText"/>
        <w:rPr>
          <w:rFonts w:cstheme="minorHAnsi"/>
        </w:rPr>
      </w:pPr>
      <w:r w:rsidRPr="00F71BD4">
        <w:rPr>
          <w:rFonts w:cstheme="minorHAnsi"/>
        </w:rPr>
        <w:t>Packet injection attacks are a serious threat to the security of WEP-secured Wi-Fi networks, and it is important to take steps to protect against them. Some ways to protect against packet injection attacks on Wi-Fi WEP:</w:t>
      </w:r>
    </w:p>
    <w:p w14:paraId="703BDF6B" w14:textId="77777777" w:rsidR="00F71BD4" w:rsidRPr="00F71BD4" w:rsidRDefault="00F71BD4" w:rsidP="00F71BD4">
      <w:pPr>
        <w:pStyle w:val="BodyText"/>
        <w:rPr>
          <w:rFonts w:cstheme="minorHAnsi"/>
        </w:rPr>
      </w:pPr>
      <w:r w:rsidRPr="00F71BD4">
        <w:rPr>
          <w:rFonts w:cstheme="minorHAnsi"/>
        </w:rPr>
        <w:t>•</w:t>
      </w:r>
      <w:r w:rsidRPr="00F71BD4">
        <w:rPr>
          <w:rFonts w:cstheme="minorHAnsi"/>
        </w:rPr>
        <w:tab/>
        <w:t>Upgrade to WPA/WPA2.</w:t>
      </w:r>
    </w:p>
    <w:p w14:paraId="43F6F78B" w14:textId="77777777" w:rsidR="00F71BD4" w:rsidRPr="00F71BD4" w:rsidRDefault="00F71BD4" w:rsidP="00F71BD4">
      <w:pPr>
        <w:pStyle w:val="BodyText"/>
        <w:rPr>
          <w:rFonts w:cstheme="minorHAnsi"/>
        </w:rPr>
      </w:pPr>
      <w:r w:rsidRPr="00F71BD4">
        <w:rPr>
          <w:rFonts w:cstheme="minorHAnsi"/>
        </w:rPr>
        <w:t>•</w:t>
      </w:r>
      <w:r w:rsidRPr="00F71BD4">
        <w:rPr>
          <w:rFonts w:cstheme="minorHAnsi"/>
        </w:rPr>
        <w:tab/>
        <w:t>Use stronger encryption keys.</w:t>
      </w:r>
    </w:p>
    <w:p w14:paraId="74836A15" w14:textId="77777777" w:rsidR="00F71BD4" w:rsidRPr="00F71BD4" w:rsidRDefault="00F71BD4" w:rsidP="00F71BD4">
      <w:pPr>
        <w:pStyle w:val="BodyText"/>
        <w:rPr>
          <w:rFonts w:cstheme="minorHAnsi"/>
        </w:rPr>
      </w:pPr>
      <w:r w:rsidRPr="00F71BD4">
        <w:rPr>
          <w:rFonts w:cstheme="minorHAnsi"/>
        </w:rPr>
        <w:t>•</w:t>
      </w:r>
      <w:r w:rsidRPr="00F71BD4">
        <w:rPr>
          <w:rFonts w:cstheme="minorHAnsi"/>
        </w:rPr>
        <w:tab/>
        <w:t xml:space="preserve">Implement MAC address filtering. </w:t>
      </w:r>
    </w:p>
    <w:p w14:paraId="7089989E" w14:textId="77777777" w:rsidR="00F71BD4" w:rsidRPr="00F71BD4" w:rsidRDefault="00F71BD4" w:rsidP="00F71BD4">
      <w:pPr>
        <w:pStyle w:val="BodyText"/>
        <w:rPr>
          <w:rFonts w:cstheme="minorHAnsi"/>
        </w:rPr>
      </w:pPr>
      <w:r w:rsidRPr="00F71BD4">
        <w:rPr>
          <w:rFonts w:cstheme="minorHAnsi"/>
        </w:rPr>
        <w:t>•</w:t>
      </w:r>
      <w:r w:rsidRPr="00F71BD4">
        <w:rPr>
          <w:rFonts w:cstheme="minorHAnsi"/>
        </w:rPr>
        <w:tab/>
        <w:t>Use intrusion detection and prevention systems.</w:t>
      </w:r>
    </w:p>
    <w:p w14:paraId="69B0E24D" w14:textId="77777777" w:rsidR="00F71BD4" w:rsidRPr="00F71BD4" w:rsidRDefault="00F71BD4" w:rsidP="00F71BD4">
      <w:pPr>
        <w:pStyle w:val="BodyText"/>
        <w:rPr>
          <w:rFonts w:cstheme="minorHAnsi"/>
        </w:rPr>
      </w:pPr>
      <w:r w:rsidRPr="00F71BD4">
        <w:rPr>
          <w:rFonts w:cstheme="minorHAnsi"/>
        </w:rPr>
        <w:t>•</w:t>
      </w:r>
      <w:r w:rsidRPr="00F71BD4">
        <w:rPr>
          <w:rFonts w:cstheme="minorHAnsi"/>
        </w:rPr>
        <w:tab/>
        <w:t xml:space="preserve">Limit network access. </w:t>
      </w:r>
    </w:p>
    <w:p w14:paraId="470A3178" w14:textId="33E45F55" w:rsidR="00F71BD4" w:rsidRPr="00F71BD4" w:rsidRDefault="00F71BD4" w:rsidP="00F71BD4">
      <w:pPr>
        <w:pStyle w:val="BodyText"/>
        <w:rPr>
          <w:rFonts w:cstheme="minorHAnsi"/>
        </w:rPr>
      </w:pPr>
      <w:r w:rsidRPr="00F71BD4">
        <w:rPr>
          <w:rFonts w:cstheme="minorHAnsi"/>
        </w:rPr>
        <w:t>•</w:t>
      </w:r>
      <w:r w:rsidRPr="00F71BD4">
        <w:rPr>
          <w:rFonts w:cstheme="minorHAnsi"/>
        </w:rPr>
        <w:tab/>
        <w:t xml:space="preserve">Regularly update network devices. </w:t>
      </w:r>
    </w:p>
    <w:p w14:paraId="6DF1E1BC" w14:textId="62A4E864" w:rsidR="00B06E36" w:rsidRPr="00C13D32" w:rsidRDefault="00F71BD4" w:rsidP="00F71BD4">
      <w:pPr>
        <w:pStyle w:val="BodyText"/>
        <w:rPr>
          <w:rFonts w:cstheme="minorHAnsi"/>
        </w:rPr>
      </w:pPr>
      <w:r w:rsidRPr="00F71BD4">
        <w:rPr>
          <w:rFonts w:cstheme="minorHAnsi"/>
        </w:rPr>
        <w:t xml:space="preserve">These countermeasures are all designed to reduce the risk of successful packet injection attacks on </w:t>
      </w:r>
      <w:proofErr w:type="spellStart"/>
      <w:r w:rsidRPr="00F71BD4">
        <w:rPr>
          <w:rFonts w:cstheme="minorHAnsi"/>
        </w:rPr>
        <w:t>WiFi</w:t>
      </w:r>
      <w:proofErr w:type="spellEnd"/>
      <w:r w:rsidRPr="00F71BD4">
        <w:rPr>
          <w:rFonts w:cstheme="minorHAnsi"/>
        </w:rPr>
        <w:t xml:space="preserve"> WEP-encrypted networks.  Implementing the combination of the above countermeasures will obviously increase </w:t>
      </w:r>
      <w:del w:id="19" w:author="Orlando Personal" w:date="2023-03-30T16:19:00Z">
        <w:r w:rsidRPr="00F71BD4" w:rsidDel="00816993">
          <w:rPr>
            <w:rFonts w:cstheme="minorHAnsi"/>
          </w:rPr>
          <w:delText xml:space="preserve">the </w:delText>
        </w:r>
      </w:del>
      <w:r w:rsidRPr="00F71BD4">
        <w:rPr>
          <w:rFonts w:cstheme="minorHAnsi"/>
        </w:rPr>
        <w:t xml:space="preserve">security and reduce the risk of </w:t>
      </w:r>
      <w:del w:id="20" w:author="Orlando Personal" w:date="2023-03-30T16:19:00Z">
        <w:r w:rsidRPr="00F71BD4" w:rsidDel="00816993">
          <w:rPr>
            <w:rFonts w:cstheme="minorHAnsi"/>
            <w:lang w:val="en-CA"/>
          </w:rPr>
          <w:delText>thee</w:delText>
        </w:r>
      </w:del>
      <w:ins w:id="21" w:author="Orlando Personal" w:date="2023-03-30T16:19:00Z">
        <w:r w:rsidR="00816993">
          <w:rPr>
            <w:rFonts w:cstheme="minorHAnsi"/>
            <w:lang w:val="en-CA"/>
          </w:rPr>
          <w:t>the</w:t>
        </w:r>
      </w:ins>
      <w:r w:rsidRPr="00F71BD4">
        <w:rPr>
          <w:rFonts w:cstheme="minorHAnsi"/>
        </w:rPr>
        <w:t xml:space="preserve"> attack.[2][7][8]</w:t>
      </w:r>
    </w:p>
    <w:p w14:paraId="2335441E" w14:textId="20311AFA" w:rsidR="009303D9" w:rsidRPr="003C7E41" w:rsidRDefault="003C7E41" w:rsidP="00AF6ECD">
      <w:pPr>
        <w:pStyle w:val="Heading1"/>
        <w:ind w:firstLine="0pt"/>
        <w:rPr>
          <w:b/>
          <w:bCs/>
        </w:rPr>
      </w:pPr>
      <w:r w:rsidRPr="003C7E41">
        <w:rPr>
          <w:b/>
          <w:bCs/>
        </w:rPr>
        <w:t>ROGUE ACCESS POINT ATTACK</w:t>
      </w:r>
    </w:p>
    <w:p w14:paraId="57611C59" w14:textId="0D8872C6" w:rsidR="003C7E41" w:rsidRDefault="00E002C0" w:rsidP="003C7E41">
      <w:pPr>
        <w:pStyle w:val="Heading2"/>
        <w:tabs>
          <w:tab w:val="clear" w:pos="18pt"/>
          <w:tab w:val="num" w:pos="14.40pt"/>
        </w:tabs>
        <w:rPr>
          <w:u w:val="single"/>
        </w:rPr>
      </w:pPr>
      <w:r w:rsidRPr="003C7E41">
        <w:rPr>
          <w:u w:val="single"/>
        </w:rPr>
        <w:t xml:space="preserve">Description </w:t>
      </w:r>
      <w:r>
        <w:rPr>
          <w:u w:val="single"/>
        </w:rPr>
        <w:t>o</w:t>
      </w:r>
      <w:r w:rsidRPr="003C7E41">
        <w:rPr>
          <w:u w:val="single"/>
        </w:rPr>
        <w:t>f Rogue A</w:t>
      </w:r>
      <w:r>
        <w:rPr>
          <w:u w:val="single"/>
        </w:rPr>
        <w:t>p</w:t>
      </w:r>
    </w:p>
    <w:p w14:paraId="5A9A5BE7" w14:textId="0828E5CB" w:rsidR="003C7E41" w:rsidRPr="003C7E41" w:rsidRDefault="003C7E41" w:rsidP="003C7E41">
      <w:pPr>
        <w:pStyle w:val="BodyText"/>
        <w:rPr>
          <w:lang w:val="en-US"/>
        </w:rPr>
      </w:pPr>
      <w:r w:rsidRPr="003C7E41">
        <w:rPr>
          <w:lang w:val="en-US"/>
        </w:rPr>
        <w:t>A Rogue Access Point (Rogue AP) is an unauthorized wireless access point plugged into a corporate and secure WLAN that the network administrator usually does not know about its existence. These Rogue Access Points are frequently part of a coordinated attack; however, without the proper awareness program of users, it is easy to fall victim to the attack. [</w:t>
      </w:r>
      <w:r>
        <w:rPr>
          <w:lang w:val="en-US"/>
        </w:rPr>
        <w:t>9</w:t>
      </w:r>
      <w:r w:rsidRPr="003C7E41">
        <w:rPr>
          <w:lang w:val="en-US"/>
        </w:rPr>
        <w:t>]</w:t>
      </w:r>
    </w:p>
    <w:p w14:paraId="06F9550E" w14:textId="77777777" w:rsidR="003C7E41" w:rsidRPr="003C7E41" w:rsidRDefault="003C7E41" w:rsidP="003C7E41">
      <w:pPr>
        <w:pStyle w:val="BodyText"/>
        <w:ind w:firstLine="0pt"/>
        <w:rPr>
          <w:lang w:val="en-US"/>
        </w:rPr>
      </w:pPr>
      <w:r w:rsidRPr="003C7E41">
        <w:rPr>
          <w:lang w:val="en-US"/>
        </w:rPr>
        <w:t xml:space="preserve">It is essential to mention the difference between Rogue AP and Evil Twin: </w:t>
      </w:r>
    </w:p>
    <w:p w14:paraId="2640A6AC" w14:textId="52084917" w:rsidR="003C7E41" w:rsidRPr="003C7E41" w:rsidRDefault="003C7E41" w:rsidP="003C7E41">
      <w:pPr>
        <w:pStyle w:val="BodyText"/>
        <w:rPr>
          <w:lang w:val="en-US"/>
        </w:rPr>
      </w:pPr>
      <w:r w:rsidRPr="003C7E41">
        <w:rPr>
          <w:lang w:val="en-US"/>
        </w:rPr>
        <w:t>A Rogue AP is physically plugged into a network, granting users access to the secure network. An Evil Twin can also be within the network's physical parameters; however, it is not part of the network and does not inflict damage by directly compromising its security. [</w:t>
      </w:r>
      <w:r>
        <w:rPr>
          <w:lang w:val="en-US"/>
        </w:rPr>
        <w:t>9</w:t>
      </w:r>
      <w:r w:rsidRPr="003C7E41">
        <w:rPr>
          <w:lang w:val="en-US"/>
        </w:rPr>
        <w:t>]</w:t>
      </w:r>
    </w:p>
    <w:p w14:paraId="4BE214FF" w14:textId="77777777" w:rsidR="003C7E41" w:rsidRPr="003C7E41" w:rsidRDefault="003C7E41" w:rsidP="003C7E41">
      <w:pPr>
        <w:pStyle w:val="BodyText"/>
        <w:ind w:firstLine="0pt"/>
        <w:rPr>
          <w:lang w:val="en-US"/>
        </w:rPr>
      </w:pPr>
      <w:r w:rsidRPr="003C7E41">
        <w:rPr>
          <w:lang w:val="en-US"/>
        </w:rPr>
        <w:t>Some reasons exist to believe an access point is a rogue:</w:t>
      </w:r>
    </w:p>
    <w:p w14:paraId="3B4C4CC2" w14:textId="77777777" w:rsidR="003C7E41" w:rsidRPr="003C7E41" w:rsidRDefault="003C7E41">
      <w:pPr>
        <w:pStyle w:val="BodyText"/>
        <w:numPr>
          <w:ilvl w:val="0"/>
          <w:numId w:val="48"/>
        </w:numPr>
        <w:rPr>
          <w:lang w:val="en-US"/>
        </w:rPr>
        <w:pPrChange w:id="22" w:author="Orlando Personal" w:date="2023-03-30T16:21:00Z">
          <w:pPr>
            <w:pStyle w:val="BodyText"/>
          </w:pPr>
        </w:pPrChange>
      </w:pPr>
      <w:del w:id="23" w:author="Orlando Personal" w:date="2023-03-30T16:21:00Z">
        <w:r w:rsidRPr="003C7E41" w:rsidDel="00816993">
          <w:rPr>
            <w:lang w:val="en-US"/>
          </w:rPr>
          <w:delText>•</w:delText>
        </w:r>
        <w:r w:rsidRPr="003C7E41" w:rsidDel="00816993">
          <w:rPr>
            <w:lang w:val="en-US"/>
          </w:rPr>
          <w:tab/>
        </w:r>
      </w:del>
      <w:r w:rsidRPr="003C7E41">
        <w:rPr>
          <w:lang w:val="en-US"/>
        </w:rPr>
        <w:t>First, the SSID of the AP is neither the SSID of the secured network nor listed in the permitted SSID list.</w:t>
      </w:r>
    </w:p>
    <w:p w14:paraId="79298B4F" w14:textId="77777777" w:rsidR="003C7E41" w:rsidRPr="003C7E41" w:rsidRDefault="003C7E41">
      <w:pPr>
        <w:pStyle w:val="BodyText"/>
        <w:numPr>
          <w:ilvl w:val="0"/>
          <w:numId w:val="48"/>
        </w:numPr>
        <w:rPr>
          <w:lang w:val="en-US"/>
        </w:rPr>
        <w:pPrChange w:id="24" w:author="Orlando Personal" w:date="2023-03-30T16:21:00Z">
          <w:pPr>
            <w:pStyle w:val="BodyText"/>
          </w:pPr>
        </w:pPrChange>
      </w:pPr>
      <w:del w:id="25" w:author="Orlando Personal" w:date="2023-03-30T16:21:00Z">
        <w:r w:rsidRPr="003C7E41" w:rsidDel="00816993">
          <w:rPr>
            <w:lang w:val="en-US"/>
          </w:rPr>
          <w:delText>•</w:delText>
        </w:r>
        <w:r w:rsidRPr="003C7E41" w:rsidDel="00816993">
          <w:rPr>
            <w:lang w:val="en-US"/>
          </w:rPr>
          <w:tab/>
        </w:r>
      </w:del>
      <w:r w:rsidRPr="003C7E41">
        <w:rPr>
          <w:lang w:val="en-US"/>
        </w:rPr>
        <w:t>The AP is masquerading as one of the secured SSIDs.</w:t>
      </w:r>
    </w:p>
    <w:p w14:paraId="49D257ED" w14:textId="77777777" w:rsidR="003C7E41" w:rsidRPr="0040197C" w:rsidRDefault="003C7E41">
      <w:pPr>
        <w:pStyle w:val="BodyText"/>
        <w:numPr>
          <w:ilvl w:val="0"/>
          <w:numId w:val="48"/>
        </w:numPr>
        <w:rPr>
          <w:lang w:val="en-US"/>
        </w:rPr>
        <w:pPrChange w:id="26" w:author="Orlando Personal" w:date="2023-03-30T16:21:00Z">
          <w:pPr>
            <w:pStyle w:val="BodyText"/>
          </w:pPr>
        </w:pPrChange>
      </w:pPr>
      <w:del w:id="27" w:author="Orlando Personal" w:date="2023-03-30T16:21:00Z">
        <w:r w:rsidRPr="0040197C" w:rsidDel="00816993">
          <w:rPr>
            <w:lang w:val="en-US"/>
          </w:rPr>
          <w:delText>•</w:delText>
        </w:r>
        <w:r w:rsidRPr="0040197C" w:rsidDel="00816993">
          <w:rPr>
            <w:lang w:val="en-US"/>
          </w:rPr>
          <w:tab/>
        </w:r>
      </w:del>
      <w:r w:rsidRPr="0040197C">
        <w:rPr>
          <w:lang w:val="en-US"/>
        </w:rPr>
        <w:t>The AP is an Ad-Hoc AP formed directly between two client devices.</w:t>
      </w:r>
    </w:p>
    <w:p w14:paraId="2583ED40" w14:textId="77777777" w:rsidR="003C7E41" w:rsidRPr="0040197C" w:rsidRDefault="003C7E41">
      <w:pPr>
        <w:pStyle w:val="BodyText"/>
        <w:numPr>
          <w:ilvl w:val="0"/>
          <w:numId w:val="48"/>
        </w:numPr>
        <w:rPr>
          <w:lang w:val="en-US"/>
        </w:rPr>
        <w:pPrChange w:id="28" w:author="Orlando Personal" w:date="2023-03-30T16:21:00Z">
          <w:pPr>
            <w:pStyle w:val="BodyText"/>
          </w:pPr>
        </w:pPrChange>
      </w:pPr>
      <w:del w:id="29" w:author="Orlando Personal" w:date="2023-03-30T16:21:00Z">
        <w:r w:rsidRPr="0040197C" w:rsidDel="00816993">
          <w:rPr>
            <w:lang w:val="en-US"/>
          </w:rPr>
          <w:delText>•</w:delText>
        </w:r>
        <w:r w:rsidRPr="0040197C" w:rsidDel="00816993">
          <w:rPr>
            <w:lang w:val="en-US"/>
          </w:rPr>
          <w:tab/>
        </w:r>
      </w:del>
      <w:r w:rsidRPr="0040197C">
        <w:rPr>
          <w:lang w:val="en-US"/>
        </w:rPr>
        <w:t>Management features disabled, for instance, SNMP, HTTP and Telnet.</w:t>
      </w:r>
    </w:p>
    <w:p w14:paraId="51317509" w14:textId="77777777" w:rsidR="003C7E41" w:rsidRPr="0040197C" w:rsidRDefault="003C7E41">
      <w:pPr>
        <w:pStyle w:val="BodyText"/>
        <w:numPr>
          <w:ilvl w:val="0"/>
          <w:numId w:val="48"/>
        </w:numPr>
        <w:rPr>
          <w:lang w:val="en-US"/>
        </w:rPr>
        <w:pPrChange w:id="30" w:author="Orlando Personal" w:date="2023-03-30T16:21:00Z">
          <w:pPr>
            <w:pStyle w:val="BodyText"/>
          </w:pPr>
        </w:pPrChange>
      </w:pPr>
      <w:del w:id="31" w:author="Orlando Personal" w:date="2023-03-30T16:21:00Z">
        <w:r w:rsidRPr="0040197C" w:rsidDel="00816993">
          <w:rPr>
            <w:lang w:val="en-US"/>
          </w:rPr>
          <w:delText>•</w:delText>
        </w:r>
        <w:r w:rsidRPr="0040197C" w:rsidDel="00816993">
          <w:rPr>
            <w:lang w:val="en-US"/>
          </w:rPr>
          <w:tab/>
        </w:r>
      </w:del>
      <w:r w:rsidRPr="0040197C">
        <w:rPr>
          <w:lang w:val="en-US"/>
        </w:rPr>
        <w:t>The MAC address of the AP is not listed in the ARP table.</w:t>
      </w:r>
    </w:p>
    <w:p w14:paraId="7163AA5D" w14:textId="77777777" w:rsidR="003C7E41" w:rsidRPr="0040197C" w:rsidRDefault="003C7E41">
      <w:pPr>
        <w:pStyle w:val="BodyText"/>
        <w:numPr>
          <w:ilvl w:val="0"/>
          <w:numId w:val="48"/>
        </w:numPr>
        <w:rPr>
          <w:lang w:val="en-US"/>
        </w:rPr>
        <w:pPrChange w:id="32" w:author="Orlando Personal" w:date="2023-03-30T16:21:00Z">
          <w:pPr>
            <w:pStyle w:val="BodyText"/>
          </w:pPr>
        </w:pPrChange>
      </w:pPr>
      <w:del w:id="33" w:author="Orlando Personal" w:date="2023-03-30T16:21:00Z">
        <w:r w:rsidRPr="0040197C" w:rsidDel="00816993">
          <w:rPr>
            <w:lang w:val="en-US"/>
          </w:rPr>
          <w:delText>•</w:delText>
        </w:r>
        <w:r w:rsidRPr="0040197C" w:rsidDel="00816993">
          <w:rPr>
            <w:lang w:val="en-US"/>
          </w:rPr>
          <w:tab/>
        </w:r>
      </w:del>
      <w:r w:rsidRPr="0040197C">
        <w:rPr>
          <w:lang w:val="en-US"/>
        </w:rPr>
        <w:t>The AP operates in bridge mode.</w:t>
      </w:r>
    </w:p>
    <w:p w14:paraId="73B57083" w14:textId="178BB8A9" w:rsidR="003C7E41" w:rsidRPr="0040197C" w:rsidRDefault="003C7E41">
      <w:pPr>
        <w:pStyle w:val="BodyText"/>
        <w:numPr>
          <w:ilvl w:val="0"/>
          <w:numId w:val="48"/>
        </w:numPr>
        <w:rPr>
          <w:lang w:val="en-US"/>
        </w:rPr>
        <w:pPrChange w:id="34" w:author="Orlando Personal" w:date="2023-03-30T16:21:00Z">
          <w:pPr>
            <w:pStyle w:val="BodyText"/>
          </w:pPr>
        </w:pPrChange>
      </w:pPr>
      <w:del w:id="35" w:author="Orlando Personal" w:date="2023-03-30T16:21:00Z">
        <w:r w:rsidRPr="0040197C" w:rsidDel="00816993">
          <w:rPr>
            <w:lang w:val="en-US"/>
          </w:rPr>
          <w:delText>•</w:delText>
        </w:r>
        <w:r w:rsidRPr="0040197C" w:rsidDel="00816993">
          <w:rPr>
            <w:lang w:val="en-US"/>
          </w:rPr>
          <w:tab/>
        </w:r>
      </w:del>
      <w:r w:rsidRPr="0040197C">
        <w:rPr>
          <w:lang w:val="en-US"/>
        </w:rPr>
        <w:t>The AP is in the rogue list, added previously by the administrator.</w:t>
      </w:r>
    </w:p>
    <w:p w14:paraId="22B0D786" w14:textId="49F557C3" w:rsidR="003C7E41" w:rsidRPr="0040197C" w:rsidRDefault="003C7E41">
      <w:pPr>
        <w:jc w:val="both"/>
        <w:pPrChange w:id="36" w:author="Orlando Personal" w:date="2023-03-30T16:21:00Z">
          <w:pPr/>
        </w:pPrChange>
      </w:pPr>
      <w:r w:rsidRPr="0040197C">
        <w:t>Rogue clients are classified into: [</w:t>
      </w:r>
      <w:r w:rsidR="009F4646" w:rsidRPr="0040197C">
        <w:t>10</w:t>
      </w:r>
      <w:r w:rsidRPr="0040197C">
        <w:t>]</w:t>
      </w:r>
    </w:p>
    <w:p w14:paraId="7548E8B2" w14:textId="77777777" w:rsidR="003C7E41" w:rsidRPr="0040197C" w:rsidRDefault="003C7E41" w:rsidP="003C7E41">
      <w:pPr>
        <w:pStyle w:val="ListParagraph"/>
        <w:numPr>
          <w:ilvl w:val="0"/>
          <w:numId w:val="27"/>
        </w:numPr>
        <w:jc w:val="start"/>
      </w:pPr>
      <w:r w:rsidRPr="0040197C">
        <w:rPr>
          <w:i/>
          <w:iCs/>
        </w:rPr>
        <w:t>Members</w:t>
      </w:r>
      <w:r w:rsidRPr="0040197C">
        <w:t>: A secured identified member.</w:t>
      </w:r>
    </w:p>
    <w:p w14:paraId="0913FDA3" w14:textId="77777777" w:rsidR="003C7E41" w:rsidRPr="0040197C" w:rsidRDefault="003C7E41" w:rsidP="003C7E41">
      <w:pPr>
        <w:pStyle w:val="ListParagraph"/>
        <w:numPr>
          <w:ilvl w:val="0"/>
          <w:numId w:val="27"/>
        </w:numPr>
        <w:jc w:val="both"/>
      </w:pPr>
      <w:proofErr w:type="spellStart"/>
      <w:r w:rsidRPr="0040197C">
        <w:rPr>
          <w:i/>
          <w:iCs/>
        </w:rPr>
        <w:t>Neighbour</w:t>
      </w:r>
      <w:proofErr w:type="spellEnd"/>
      <w:r w:rsidRPr="0040197C">
        <w:t>: Trusted device in a permitted third-party list.</w:t>
      </w:r>
    </w:p>
    <w:p w14:paraId="5EF60B30" w14:textId="77777777" w:rsidR="003C7E41" w:rsidRPr="0040197C" w:rsidRDefault="003C7E41" w:rsidP="003C7E41">
      <w:pPr>
        <w:pStyle w:val="ListParagraph"/>
        <w:numPr>
          <w:ilvl w:val="0"/>
          <w:numId w:val="27"/>
        </w:numPr>
        <w:jc w:val="both"/>
      </w:pPr>
      <w:r w:rsidRPr="0040197C">
        <w:rPr>
          <w:i/>
          <w:iCs/>
        </w:rPr>
        <w:t>Suspect</w:t>
      </w:r>
      <w:r w:rsidRPr="0040197C">
        <w:t>: Not enough information to define if it is or not a rogue; the administrator makes the decision.</w:t>
      </w:r>
    </w:p>
    <w:p w14:paraId="64DA385B" w14:textId="20181A63" w:rsidR="003C7E41" w:rsidRPr="0040197C" w:rsidRDefault="003C7E41" w:rsidP="009F4646">
      <w:pPr>
        <w:pStyle w:val="ListParagraph"/>
        <w:numPr>
          <w:ilvl w:val="0"/>
          <w:numId w:val="27"/>
        </w:numPr>
        <w:jc w:val="both"/>
      </w:pPr>
      <w:r w:rsidRPr="0040197C">
        <w:rPr>
          <w:i/>
          <w:iCs/>
        </w:rPr>
        <w:t>Rogue: Proved unauthorized access point.</w:t>
      </w:r>
    </w:p>
    <w:p w14:paraId="200986F2" w14:textId="77777777" w:rsidR="006825A2" w:rsidRDefault="006825A2" w:rsidP="006825A2">
      <w:pPr>
        <w:keepNext/>
        <w:jc w:val="both"/>
      </w:pPr>
      <w:r w:rsidRPr="009B703C">
        <w:rPr>
          <w:b/>
          <w:bCs/>
          <w:noProof/>
          <w:sz w:val="22"/>
          <w:szCs w:val="22"/>
        </w:rPr>
        <w:lastRenderedPageBreak/>
        <w:drawing>
          <wp:inline distT="0" distB="0" distL="0" distR="0" wp14:anchorId="48ADB90D" wp14:editId="4BA10C47">
            <wp:extent cx="2747010" cy="3235325"/>
            <wp:effectExtent l="0" t="0" r="0" b="3175"/>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2747010" cy="3235325"/>
                    </a:xfrm>
                    <a:prstGeom prst="rect">
                      <a:avLst/>
                    </a:prstGeom>
                  </pic:spPr>
                </pic:pic>
              </a:graphicData>
            </a:graphic>
          </wp:inline>
        </w:drawing>
      </w:r>
    </w:p>
    <w:p w14:paraId="416134D6" w14:textId="267AA3C7" w:rsidR="006825A2" w:rsidRPr="006825A2" w:rsidRDefault="006825A2">
      <w:pPr>
        <w:pStyle w:val="Caption"/>
        <w:rPr>
          <w:sz w:val="22"/>
          <w:szCs w:val="22"/>
        </w:rPr>
        <w:pPrChange w:id="37" w:author="Orlando Personal" w:date="2023-03-30T16:19:00Z">
          <w:pPr>
            <w:pStyle w:val="Caption"/>
            <w:jc w:val="both"/>
          </w:pPr>
        </w:pPrChange>
      </w:pPr>
      <w:r>
        <w:t xml:space="preserve">Figure </w:t>
      </w:r>
      <w:fldSimple w:instr=" SEQ Figure \* ARABIC ">
        <w:r w:rsidR="00C00D1F">
          <w:rPr>
            <w:noProof/>
          </w:rPr>
          <w:t>3</w:t>
        </w:r>
      </w:fldSimple>
      <w:r>
        <w:t xml:space="preserve"> </w:t>
      </w:r>
      <w:r w:rsidRPr="00295AE2">
        <w:t>How scanned information is used to classify Aps</w:t>
      </w:r>
    </w:p>
    <w:p w14:paraId="19C5F68F" w14:textId="3D09E90B" w:rsidR="003C7E41" w:rsidRPr="00A6689C" w:rsidRDefault="00A6689C" w:rsidP="00A6689C">
      <w:pPr>
        <w:pStyle w:val="Heading2"/>
        <w:rPr>
          <w:u w:val="single"/>
        </w:rPr>
      </w:pPr>
      <w:r w:rsidRPr="00A6689C">
        <w:rPr>
          <w:u w:val="single"/>
        </w:rPr>
        <w:t xml:space="preserve">Possible Actions </w:t>
      </w:r>
      <w:r>
        <w:rPr>
          <w:u w:val="single"/>
        </w:rPr>
        <w:t>o</w:t>
      </w:r>
      <w:r w:rsidRPr="00A6689C">
        <w:rPr>
          <w:u w:val="single"/>
        </w:rPr>
        <w:t>f The Attacker</w:t>
      </w:r>
    </w:p>
    <w:p w14:paraId="7E07FB43" w14:textId="77777777" w:rsidR="00A6689C" w:rsidRPr="0040197C" w:rsidRDefault="00A6689C" w:rsidP="00A6689C">
      <w:pPr>
        <w:pStyle w:val="ListParagraph"/>
        <w:numPr>
          <w:ilvl w:val="0"/>
          <w:numId w:val="28"/>
        </w:numPr>
        <w:jc w:val="both"/>
      </w:pPr>
      <w:r w:rsidRPr="0040197C">
        <w:t>The attacker relays messages between the victims, making them believe their connection is private.</w:t>
      </w:r>
    </w:p>
    <w:p w14:paraId="133F25EA" w14:textId="77777777" w:rsidR="00A6689C" w:rsidRPr="0040197C" w:rsidRDefault="00A6689C" w:rsidP="00A6689C">
      <w:pPr>
        <w:pStyle w:val="ListParagraph"/>
        <w:numPr>
          <w:ilvl w:val="0"/>
          <w:numId w:val="28"/>
        </w:numPr>
        <w:jc w:val="both"/>
      </w:pPr>
      <w:r w:rsidRPr="0040197C">
        <w:t>The attacker generates a Denial of Service by flooding the network with useless data.</w:t>
      </w:r>
    </w:p>
    <w:p w14:paraId="789E3D20" w14:textId="3C1F57FD" w:rsidR="00A6689C" w:rsidRPr="0040197C" w:rsidRDefault="00A6689C" w:rsidP="00A6689C">
      <w:pPr>
        <w:pStyle w:val="ListParagraph"/>
        <w:numPr>
          <w:ilvl w:val="0"/>
          <w:numId w:val="28"/>
        </w:numPr>
        <w:jc w:val="both"/>
      </w:pPr>
      <w:r w:rsidRPr="0040197C">
        <w:t>The attacker shows a fake SSID with advertising attractive features, so once the user connects, this will be added to their client’s wireless configuration, and the client starts to broadcast the fake SSID [10]</w:t>
      </w:r>
      <w:r w:rsidR="003B34EE" w:rsidRPr="0040197C">
        <w:t>.</w:t>
      </w:r>
    </w:p>
    <w:p w14:paraId="5A909C0C" w14:textId="52A4AD97" w:rsidR="003C7E41" w:rsidRPr="003B34EE" w:rsidRDefault="003B34EE" w:rsidP="003B34EE">
      <w:pPr>
        <w:pStyle w:val="Heading2"/>
        <w:rPr>
          <w:u w:val="single"/>
        </w:rPr>
      </w:pPr>
      <w:r w:rsidRPr="003B34EE">
        <w:rPr>
          <w:u w:val="single"/>
        </w:rPr>
        <w:t xml:space="preserve">Tools </w:t>
      </w:r>
      <w:r>
        <w:rPr>
          <w:u w:val="single"/>
        </w:rPr>
        <w:t>f</w:t>
      </w:r>
      <w:r w:rsidRPr="003B34EE">
        <w:rPr>
          <w:u w:val="single"/>
        </w:rPr>
        <w:t>or Rogue Ap</w:t>
      </w:r>
    </w:p>
    <w:p w14:paraId="465EC891" w14:textId="7F332CBE" w:rsidR="003B34EE" w:rsidRPr="003B34EE" w:rsidRDefault="003B34EE" w:rsidP="003B34EE">
      <w:pPr>
        <w:rPr>
          <w:spacing w:val="-1"/>
          <w:lang w:val="x-none" w:eastAsia="x-none"/>
        </w:rPr>
      </w:pPr>
      <w:r w:rsidRPr="003B34EE">
        <w:rPr>
          <w:spacing w:val="-1"/>
          <w:lang w:val="x-none" w:eastAsia="x-none"/>
        </w:rPr>
        <w:t>There are</w:t>
      </w:r>
      <w:r w:rsidR="0085067A">
        <w:rPr>
          <w:spacing w:val="-1"/>
          <w:lang w:eastAsia="x-none"/>
        </w:rPr>
        <w:t xml:space="preserve"> six</w:t>
      </w:r>
      <w:r w:rsidRPr="003B34EE">
        <w:rPr>
          <w:spacing w:val="-1"/>
          <w:lang w:val="x-none" w:eastAsia="x-none"/>
        </w:rPr>
        <w:t xml:space="preserve"> known tools to recreate a Rogue AP:</w:t>
      </w:r>
    </w:p>
    <w:p w14:paraId="3D412AAF" w14:textId="4B598A8D" w:rsidR="003B34EE" w:rsidRPr="003B34EE" w:rsidRDefault="003B34EE">
      <w:pPr>
        <w:pStyle w:val="ListParagraph"/>
        <w:numPr>
          <w:ilvl w:val="0"/>
          <w:numId w:val="29"/>
        </w:numPr>
        <w:ind w:start="14.20pt" w:hanging="14.20pt"/>
        <w:jc w:val="both"/>
        <w:rPr>
          <w:spacing w:val="-1"/>
          <w:lang w:val="x-none" w:eastAsia="x-none"/>
        </w:rPr>
        <w:pPrChange w:id="38" w:author="Orlando Personal" w:date="2023-03-30T16:23:00Z">
          <w:pPr>
            <w:pStyle w:val="ListParagraph"/>
            <w:numPr>
              <w:numId w:val="29"/>
            </w:numPr>
            <w:ind w:hanging="36pt"/>
            <w:jc w:val="both"/>
          </w:pPr>
        </w:pPrChange>
      </w:pPr>
      <w:proofErr w:type="spellStart"/>
      <w:r w:rsidRPr="003B34EE">
        <w:rPr>
          <w:spacing w:val="-1"/>
          <w:lang w:val="x-none" w:eastAsia="x-none"/>
        </w:rPr>
        <w:t>Wifiphisher</w:t>
      </w:r>
      <w:proofErr w:type="spellEnd"/>
      <w:r w:rsidRPr="003B34EE">
        <w:rPr>
          <w:spacing w:val="-1"/>
          <w:lang w:val="x-none" w:eastAsia="x-none"/>
        </w:rPr>
        <w:t>:</w:t>
      </w:r>
    </w:p>
    <w:p w14:paraId="080F4469" w14:textId="3F211A2A" w:rsidR="003B34EE" w:rsidRPr="00816993" w:rsidRDefault="003B34EE">
      <w:pPr>
        <w:pStyle w:val="ListParagraph"/>
        <w:numPr>
          <w:ilvl w:val="0"/>
          <w:numId w:val="51"/>
        </w:numPr>
        <w:jc w:val="start"/>
        <w:rPr>
          <w:spacing w:val="-1"/>
          <w:lang w:val="x-none" w:eastAsia="x-none"/>
          <w:rPrChange w:id="39" w:author="Orlando Personal" w:date="2023-03-30T16:22:00Z">
            <w:rPr/>
          </w:rPrChange>
        </w:rPr>
        <w:pPrChange w:id="40" w:author="Orlando Personal" w:date="2023-03-30T16:22:00Z">
          <w:pPr/>
        </w:pPrChange>
      </w:pPr>
      <w:del w:id="41" w:author="Orlando Personal" w:date="2023-03-30T16:22:00Z">
        <w:r w:rsidRPr="00816993" w:rsidDel="00816993">
          <w:rPr>
            <w:spacing w:val="-1"/>
            <w:lang w:val="x-none" w:eastAsia="x-none"/>
            <w:rPrChange w:id="42" w:author="Orlando Personal" w:date="2023-03-30T16:22:00Z">
              <w:rPr/>
            </w:rPrChange>
          </w:rPr>
          <w:delText>•</w:delText>
        </w:r>
      </w:del>
      <w:r w:rsidRPr="00816993">
        <w:rPr>
          <w:spacing w:val="-1"/>
          <w:lang w:val="x-none" w:eastAsia="x-none"/>
          <w:rPrChange w:id="43" w:author="Orlando Personal" w:date="2023-03-30T16:22:00Z">
            <w:rPr/>
          </w:rPrChange>
        </w:rPr>
        <w:t xml:space="preserve">This tool creates a Man-in-the-middle attack against wireless clients performing associations to access points. </w:t>
      </w:r>
    </w:p>
    <w:p w14:paraId="12867698" w14:textId="64637305" w:rsidR="003C7E41" w:rsidRPr="00816993" w:rsidRDefault="003B34EE">
      <w:pPr>
        <w:pStyle w:val="ListParagraph"/>
        <w:numPr>
          <w:ilvl w:val="0"/>
          <w:numId w:val="51"/>
        </w:numPr>
        <w:jc w:val="both"/>
        <w:rPr>
          <w:spacing w:val="-1"/>
          <w:lang w:eastAsia="x-none"/>
          <w:rPrChange w:id="44" w:author="Orlando Personal" w:date="2023-03-30T16:22:00Z">
            <w:rPr/>
          </w:rPrChange>
        </w:rPr>
        <w:pPrChange w:id="45" w:author="Orlando Personal" w:date="2023-03-30T16:22:00Z">
          <w:pPr>
            <w:ind w:start="14.20pt"/>
            <w:jc w:val="both"/>
          </w:pPr>
        </w:pPrChange>
      </w:pPr>
      <w:del w:id="46" w:author="Orlando Personal" w:date="2023-03-30T16:22:00Z">
        <w:r w:rsidRPr="00816993" w:rsidDel="00816993">
          <w:rPr>
            <w:spacing w:val="-1"/>
            <w:lang w:val="x-none" w:eastAsia="x-none"/>
            <w:rPrChange w:id="47" w:author="Orlando Personal" w:date="2023-03-30T16:22:00Z">
              <w:rPr/>
            </w:rPrChange>
          </w:rPr>
          <w:delText>•</w:delText>
        </w:r>
      </w:del>
      <w:r w:rsidRPr="00816993">
        <w:rPr>
          <w:spacing w:val="-1"/>
          <w:lang w:val="x-none" w:eastAsia="x-none"/>
          <w:rPrChange w:id="48" w:author="Orlando Personal" w:date="2023-03-30T16:22:00Z">
            <w:rPr/>
          </w:rPrChange>
        </w:rPr>
        <w:t>It also can be customized by using a third-party login page</w:t>
      </w:r>
      <w:r w:rsidRPr="00816993">
        <w:rPr>
          <w:spacing w:val="-1"/>
          <w:lang w:eastAsia="x-none"/>
          <w:rPrChange w:id="49" w:author="Orlando Personal" w:date="2023-03-30T16:22:00Z">
            <w:rPr/>
          </w:rPrChange>
        </w:rPr>
        <w:t xml:space="preserve"> [11</w:t>
      </w:r>
      <w:r w:rsidRPr="00816993">
        <w:rPr>
          <w:spacing w:val="-1"/>
          <w:lang w:val="x-none" w:eastAsia="x-none"/>
          <w:rPrChange w:id="50" w:author="Orlando Personal" w:date="2023-03-30T16:22:00Z">
            <w:rPr/>
          </w:rPrChange>
        </w:rPr>
        <w:t>]</w:t>
      </w:r>
      <w:r w:rsidRPr="00816993">
        <w:rPr>
          <w:spacing w:val="-1"/>
          <w:lang w:eastAsia="x-none"/>
          <w:rPrChange w:id="51" w:author="Orlando Personal" w:date="2023-03-30T16:22:00Z">
            <w:rPr/>
          </w:rPrChange>
        </w:rPr>
        <w:t>.</w:t>
      </w:r>
    </w:p>
    <w:p w14:paraId="6EB56998" w14:textId="7DDE4F38" w:rsidR="003B34EE" w:rsidRDefault="003B34EE" w:rsidP="008E0F88">
      <w:pPr>
        <w:pStyle w:val="ListParagraph"/>
        <w:numPr>
          <w:ilvl w:val="0"/>
          <w:numId w:val="29"/>
        </w:numPr>
        <w:ind w:start="14.20pt" w:hanging="14.20pt"/>
        <w:jc w:val="both"/>
      </w:pPr>
      <w:proofErr w:type="spellStart"/>
      <w:r>
        <w:t>Aircrack</w:t>
      </w:r>
      <w:proofErr w:type="spellEnd"/>
      <w:r>
        <w:t xml:space="preserve">-ng suite: </w:t>
      </w:r>
    </w:p>
    <w:p w14:paraId="40A0EC32" w14:textId="54598E91" w:rsidR="003B34EE" w:rsidRDefault="003B34EE">
      <w:pPr>
        <w:pStyle w:val="ListParagraph"/>
        <w:numPr>
          <w:ilvl w:val="0"/>
          <w:numId w:val="50"/>
        </w:numPr>
        <w:jc w:val="both"/>
        <w:pPrChange w:id="52" w:author="Orlando Personal" w:date="2023-03-30T16:22:00Z">
          <w:pPr>
            <w:ind w:start="14.20pt"/>
            <w:jc w:val="both"/>
          </w:pPr>
        </w:pPrChange>
      </w:pPr>
      <w:del w:id="53" w:author="Orlando Personal" w:date="2023-03-30T16:22:00Z">
        <w:r w:rsidDel="00816993">
          <w:delText>•</w:delText>
        </w:r>
      </w:del>
      <w:r>
        <w:t>This tool collects packet captures and exports data to text for use in third-party tools.</w:t>
      </w:r>
    </w:p>
    <w:p w14:paraId="78921D4B" w14:textId="0ABF3083" w:rsidR="003B34EE" w:rsidRDefault="003B34EE">
      <w:pPr>
        <w:pStyle w:val="ListParagraph"/>
        <w:numPr>
          <w:ilvl w:val="0"/>
          <w:numId w:val="50"/>
        </w:numPr>
        <w:jc w:val="both"/>
        <w:pPrChange w:id="54" w:author="Orlando Personal" w:date="2023-03-30T16:22:00Z">
          <w:pPr>
            <w:ind w:start="14.20pt"/>
            <w:jc w:val="both"/>
          </w:pPr>
        </w:pPrChange>
      </w:pPr>
      <w:del w:id="55" w:author="Orlando Personal" w:date="2023-03-30T16:22:00Z">
        <w:r w:rsidDel="00816993">
          <w:delText>•</w:delText>
        </w:r>
      </w:del>
      <w:r>
        <w:t>Performs replay attacks and de-authentication attacks by packet injection.</w:t>
      </w:r>
    </w:p>
    <w:p w14:paraId="64F37D01" w14:textId="63B4D147" w:rsidR="003B34EE" w:rsidRDefault="003B34EE">
      <w:pPr>
        <w:pStyle w:val="ListParagraph"/>
        <w:numPr>
          <w:ilvl w:val="0"/>
          <w:numId w:val="50"/>
        </w:numPr>
        <w:jc w:val="both"/>
        <w:pPrChange w:id="56" w:author="Orlando Personal" w:date="2023-03-30T16:24:00Z">
          <w:pPr>
            <w:ind w:start="14.20pt"/>
            <w:jc w:val="both"/>
          </w:pPr>
        </w:pPrChange>
      </w:pPr>
      <w:del w:id="57" w:author="Orlando Personal" w:date="2023-03-30T16:22:00Z">
        <w:r w:rsidDel="00816993">
          <w:delText>•</w:delText>
        </w:r>
      </w:del>
      <w:r>
        <w:t>It can attack WEP. WPA and WPA-2 pre-shared keys [12].</w:t>
      </w:r>
    </w:p>
    <w:p w14:paraId="6DFC46A9" w14:textId="6211C44D" w:rsidR="003B34EE" w:rsidRDefault="003B34EE" w:rsidP="008E0F88">
      <w:pPr>
        <w:pStyle w:val="ListParagraph"/>
        <w:numPr>
          <w:ilvl w:val="0"/>
          <w:numId w:val="29"/>
        </w:numPr>
        <w:ind w:start="14.20pt" w:hanging="14.20pt"/>
        <w:jc w:val="both"/>
      </w:pPr>
      <w:r>
        <w:t>Airmon-ng:</w:t>
      </w:r>
    </w:p>
    <w:p w14:paraId="022FA534" w14:textId="2ACD79C5" w:rsidR="003B34EE" w:rsidRDefault="003B34EE">
      <w:pPr>
        <w:pStyle w:val="ListParagraph"/>
        <w:numPr>
          <w:ilvl w:val="0"/>
          <w:numId w:val="49"/>
        </w:numPr>
        <w:jc w:val="both"/>
        <w:pPrChange w:id="58" w:author="Orlando Personal" w:date="2023-03-30T16:22:00Z">
          <w:pPr>
            <w:ind w:start="14.20pt"/>
            <w:jc w:val="both"/>
          </w:pPr>
        </w:pPrChange>
      </w:pPr>
      <w:del w:id="59" w:author="Orlando Personal" w:date="2023-03-30T16:22:00Z">
        <w:r w:rsidDel="00816993">
          <w:delText>•</w:delText>
        </w:r>
      </w:del>
      <w:r>
        <w:t>It is used for enabling and disabling monitor mode on the wireless adapter.</w:t>
      </w:r>
    </w:p>
    <w:p w14:paraId="7AB2A93E" w14:textId="27C54067" w:rsidR="003B34EE" w:rsidRDefault="003B34EE">
      <w:pPr>
        <w:pStyle w:val="ListParagraph"/>
        <w:numPr>
          <w:ilvl w:val="0"/>
          <w:numId w:val="49"/>
        </w:numPr>
        <w:jc w:val="both"/>
        <w:pPrChange w:id="60" w:author="Orlando Personal" w:date="2023-03-30T16:22:00Z">
          <w:pPr>
            <w:ind w:start="14.20pt"/>
            <w:jc w:val="both"/>
          </w:pPr>
        </w:pPrChange>
      </w:pPr>
      <w:del w:id="61" w:author="Orlando Personal" w:date="2023-03-30T16:22:00Z">
        <w:r w:rsidDel="00816993">
          <w:delText>•</w:delText>
        </w:r>
      </w:del>
      <w:r>
        <w:t xml:space="preserve">Also, it is used to check if any processes interfere with the </w:t>
      </w:r>
      <w:proofErr w:type="spellStart"/>
      <w:r>
        <w:t>aircrack</w:t>
      </w:r>
      <w:proofErr w:type="spellEnd"/>
      <w:r>
        <w:t>-ng tool [13].</w:t>
      </w:r>
    </w:p>
    <w:p w14:paraId="748A40C9" w14:textId="739CBF63" w:rsidR="001D3E8F" w:rsidRDefault="001D3E8F" w:rsidP="008E0F88">
      <w:pPr>
        <w:pStyle w:val="ListParagraph"/>
        <w:numPr>
          <w:ilvl w:val="0"/>
          <w:numId w:val="29"/>
        </w:numPr>
        <w:ind w:start="14.20pt" w:hanging="14.20pt"/>
        <w:jc w:val="both"/>
      </w:pPr>
      <w:proofErr w:type="spellStart"/>
      <w:r>
        <w:t>Airodump</w:t>
      </w:r>
      <w:proofErr w:type="spellEnd"/>
      <w:r>
        <w:t>-ng:</w:t>
      </w:r>
    </w:p>
    <w:p w14:paraId="76E4509C" w14:textId="55446DFB" w:rsidR="001D3E8F" w:rsidRDefault="001D3E8F">
      <w:pPr>
        <w:pStyle w:val="ListParagraph"/>
        <w:numPr>
          <w:ilvl w:val="0"/>
          <w:numId w:val="52"/>
        </w:numPr>
        <w:jc w:val="both"/>
        <w:pPrChange w:id="62" w:author="Orlando Personal" w:date="2023-03-30T16:22:00Z">
          <w:pPr>
            <w:ind w:start="14.20pt"/>
            <w:jc w:val="both"/>
          </w:pPr>
        </w:pPrChange>
      </w:pPr>
      <w:del w:id="63" w:author="Orlando Personal" w:date="2023-03-30T16:22:00Z">
        <w:r w:rsidDel="00816993">
          <w:delText>•</w:delText>
        </w:r>
      </w:del>
      <w:r>
        <w:t>Captures packets of raw 802.11 frames.</w:t>
      </w:r>
    </w:p>
    <w:p w14:paraId="2FF55899" w14:textId="3D3C29B9" w:rsidR="001D3E8F" w:rsidRDefault="001D3E8F">
      <w:pPr>
        <w:pStyle w:val="ListParagraph"/>
        <w:numPr>
          <w:ilvl w:val="0"/>
          <w:numId w:val="52"/>
        </w:numPr>
        <w:jc w:val="both"/>
        <w:pPrChange w:id="64" w:author="Orlando Personal" w:date="2023-03-30T16:22:00Z">
          <w:pPr>
            <w:ind w:start="14.20pt"/>
            <w:jc w:val="both"/>
          </w:pPr>
        </w:pPrChange>
      </w:pPr>
      <w:del w:id="65" w:author="Orlando Personal" w:date="2023-03-30T16:22:00Z">
        <w:r w:rsidDel="00816993">
          <w:delText>•</w:delText>
        </w:r>
      </w:del>
      <w:r>
        <w:t>Collects WPA handshakes.</w:t>
      </w:r>
    </w:p>
    <w:p w14:paraId="7254BD05" w14:textId="48197B7E" w:rsidR="001D3E8F" w:rsidRDefault="001D3E8F">
      <w:pPr>
        <w:pStyle w:val="ListParagraph"/>
        <w:numPr>
          <w:ilvl w:val="0"/>
          <w:numId w:val="52"/>
        </w:numPr>
        <w:jc w:val="both"/>
        <w:pPrChange w:id="66" w:author="Orlando Personal" w:date="2023-03-30T16:22:00Z">
          <w:pPr>
            <w:ind w:start="14.20pt"/>
            <w:jc w:val="both"/>
          </w:pPr>
        </w:pPrChange>
      </w:pPr>
      <w:del w:id="67" w:author="Orlando Personal" w:date="2023-03-30T16:22:00Z">
        <w:r w:rsidDel="00816993">
          <w:delText>•</w:delText>
        </w:r>
      </w:del>
      <w:r>
        <w:t>Captures weak WEP initialization.</w:t>
      </w:r>
    </w:p>
    <w:p w14:paraId="4B5ADFB4" w14:textId="14A37016" w:rsidR="001D3E8F" w:rsidRDefault="001D3E8F">
      <w:pPr>
        <w:pStyle w:val="ListParagraph"/>
        <w:numPr>
          <w:ilvl w:val="0"/>
          <w:numId w:val="52"/>
        </w:numPr>
        <w:jc w:val="both"/>
        <w:pPrChange w:id="68" w:author="Orlando Personal" w:date="2023-03-30T16:22:00Z">
          <w:pPr>
            <w:ind w:start="14.20pt"/>
            <w:jc w:val="both"/>
          </w:pPr>
        </w:pPrChange>
      </w:pPr>
      <w:del w:id="69" w:author="Orlando Personal" w:date="2023-03-30T16:22:00Z">
        <w:r w:rsidDel="00816993">
          <w:delText>•</w:delText>
        </w:r>
      </w:del>
      <w:r>
        <w:t xml:space="preserve">It can show information about the MAC address of the AP, signal level, number of beacon frames, number of captured data packets, channel number, </w:t>
      </w:r>
      <w:r>
        <w:t>speed, encryption algorithm, cipher detected, authentication protocol used and the SSID of the network. [14]</w:t>
      </w:r>
    </w:p>
    <w:p w14:paraId="709FDC46" w14:textId="42B4FD08" w:rsidR="001D3E8F" w:rsidRDefault="001D3E8F" w:rsidP="008E0F88">
      <w:pPr>
        <w:pStyle w:val="ListParagraph"/>
        <w:numPr>
          <w:ilvl w:val="0"/>
          <w:numId w:val="29"/>
        </w:numPr>
        <w:ind w:start="14.20pt" w:hanging="14.20pt"/>
        <w:jc w:val="both"/>
      </w:pPr>
      <w:proofErr w:type="spellStart"/>
      <w:r>
        <w:t>Aireplay</w:t>
      </w:r>
      <w:proofErr w:type="spellEnd"/>
      <w:r>
        <w:t>-ng:</w:t>
      </w:r>
    </w:p>
    <w:p w14:paraId="3FD24EF5" w14:textId="5D0FB144" w:rsidR="001D3E8F" w:rsidRDefault="001D3E8F">
      <w:pPr>
        <w:pStyle w:val="ListParagraph"/>
        <w:numPr>
          <w:ilvl w:val="0"/>
          <w:numId w:val="53"/>
        </w:numPr>
        <w:jc w:val="both"/>
        <w:pPrChange w:id="70" w:author="Orlando Personal" w:date="2023-03-30T16:23:00Z">
          <w:pPr>
            <w:ind w:start="14.20pt"/>
            <w:jc w:val="both"/>
          </w:pPr>
        </w:pPrChange>
      </w:pPr>
      <w:del w:id="71" w:author="Orlando Personal" w:date="2023-03-30T16:23:00Z">
        <w:r w:rsidDel="00816993">
          <w:delText>•</w:delText>
        </w:r>
      </w:del>
      <w:r>
        <w:t>It is used to inject frames and generate traffic for later use.</w:t>
      </w:r>
    </w:p>
    <w:p w14:paraId="4ECE60F0" w14:textId="3E105D2A" w:rsidR="001D3E8F" w:rsidRDefault="001D3E8F">
      <w:pPr>
        <w:pStyle w:val="ListParagraph"/>
        <w:numPr>
          <w:ilvl w:val="0"/>
          <w:numId w:val="53"/>
        </w:numPr>
        <w:jc w:val="both"/>
        <w:pPrChange w:id="72" w:author="Orlando Personal" w:date="2023-03-30T16:23:00Z">
          <w:pPr>
            <w:ind w:start="14.20pt"/>
            <w:jc w:val="both"/>
          </w:pPr>
        </w:pPrChange>
      </w:pPr>
      <w:del w:id="73" w:author="Orlando Personal" w:date="2023-03-30T16:23:00Z">
        <w:r w:rsidDel="00816993">
          <w:delText>•</w:delText>
        </w:r>
      </w:del>
      <w:r>
        <w:t xml:space="preserve">It can also be used for the following attacks: de-authentication, fake authentication, packet replay, ARP request replay, </w:t>
      </w:r>
      <w:proofErr w:type="spellStart"/>
      <w:r>
        <w:t>KoreK</w:t>
      </w:r>
      <w:proofErr w:type="spellEnd"/>
      <w:r>
        <w:t xml:space="preserve"> chop-chop, fragmentation, cafe-latte, WPA migration (Cisco exclusively) and injection test [15].</w:t>
      </w:r>
    </w:p>
    <w:p w14:paraId="2DBF3B8D" w14:textId="0182DF9F" w:rsidR="001D3E8F" w:rsidRDefault="001D3E8F" w:rsidP="008E0F88">
      <w:pPr>
        <w:pStyle w:val="ListParagraph"/>
        <w:numPr>
          <w:ilvl w:val="0"/>
          <w:numId w:val="29"/>
        </w:numPr>
        <w:ind w:start="14.20pt" w:hanging="14.20pt"/>
        <w:jc w:val="both"/>
      </w:pPr>
      <w:proofErr w:type="spellStart"/>
      <w:r>
        <w:t>Airgeddon</w:t>
      </w:r>
      <w:proofErr w:type="spellEnd"/>
      <w:r>
        <w:t>:</w:t>
      </w:r>
    </w:p>
    <w:p w14:paraId="1C5C4EDD" w14:textId="14D2D779" w:rsidR="001D3E8F" w:rsidRDefault="001D3E8F">
      <w:pPr>
        <w:pStyle w:val="ListParagraph"/>
        <w:numPr>
          <w:ilvl w:val="0"/>
          <w:numId w:val="54"/>
        </w:numPr>
        <w:jc w:val="both"/>
        <w:pPrChange w:id="74" w:author="Orlando Personal" w:date="2023-03-30T16:24:00Z">
          <w:pPr>
            <w:ind w:start="14.20pt"/>
            <w:jc w:val="both"/>
          </w:pPr>
        </w:pPrChange>
      </w:pPr>
      <w:del w:id="75" w:author="Orlando Personal" w:date="2023-03-30T16:24:00Z">
        <w:r w:rsidDel="00816993">
          <w:delText>•</w:delText>
        </w:r>
      </w:del>
      <w:r>
        <w:t>It can manage the interface mode (monitor and controlled).</w:t>
      </w:r>
    </w:p>
    <w:p w14:paraId="1C4A486F" w14:textId="77A0EDCF" w:rsidR="001D3E8F" w:rsidRDefault="001D3E8F">
      <w:pPr>
        <w:pStyle w:val="ListParagraph"/>
        <w:numPr>
          <w:ilvl w:val="0"/>
          <w:numId w:val="54"/>
        </w:numPr>
        <w:jc w:val="both"/>
        <w:pPrChange w:id="76" w:author="Orlando Personal" w:date="2023-03-30T16:24:00Z">
          <w:pPr>
            <w:ind w:start="14.20pt"/>
            <w:jc w:val="both"/>
          </w:pPr>
        </w:pPrChange>
      </w:pPr>
      <w:del w:id="77" w:author="Orlando Personal" w:date="2023-03-30T16:24:00Z">
        <w:r w:rsidDel="00816993">
          <w:delText>•</w:delText>
        </w:r>
      </w:del>
      <w:r>
        <w:t>Supports 2.4 and 5 GHz.</w:t>
      </w:r>
    </w:p>
    <w:p w14:paraId="68C97D20" w14:textId="73D00885" w:rsidR="001D3E8F" w:rsidRDefault="001D3E8F">
      <w:pPr>
        <w:pStyle w:val="ListParagraph"/>
        <w:numPr>
          <w:ilvl w:val="0"/>
          <w:numId w:val="54"/>
        </w:numPr>
        <w:jc w:val="both"/>
        <w:pPrChange w:id="78" w:author="Orlando Personal" w:date="2023-03-30T16:24:00Z">
          <w:pPr>
            <w:ind w:start="14.20pt"/>
            <w:jc w:val="both"/>
          </w:pPr>
        </w:pPrChange>
      </w:pPr>
      <w:del w:id="79" w:author="Orlando Personal" w:date="2023-03-30T16:24:00Z">
        <w:r w:rsidDel="00816993">
          <w:delText>•</w:delText>
        </w:r>
      </w:del>
      <w:r>
        <w:t>Captures the WPA/WPA-2 handshake.</w:t>
      </w:r>
    </w:p>
    <w:p w14:paraId="14D21450" w14:textId="0EE3CCEE" w:rsidR="001D3E8F" w:rsidRDefault="001D3E8F">
      <w:pPr>
        <w:pStyle w:val="ListParagraph"/>
        <w:numPr>
          <w:ilvl w:val="0"/>
          <w:numId w:val="54"/>
        </w:numPr>
        <w:jc w:val="both"/>
        <w:pPrChange w:id="80" w:author="Orlando Personal" w:date="2023-03-30T16:24:00Z">
          <w:pPr>
            <w:ind w:start="14.20pt"/>
            <w:jc w:val="both"/>
          </w:pPr>
        </w:pPrChange>
      </w:pPr>
      <w:del w:id="81" w:author="Orlando Personal" w:date="2023-03-30T16:24:00Z">
        <w:r w:rsidDel="00816993">
          <w:delText>•</w:delText>
        </w:r>
      </w:del>
      <w:r>
        <w:t>Offline password cracking for WPA/WPA2.</w:t>
      </w:r>
    </w:p>
    <w:p w14:paraId="71B9711F" w14:textId="54398E9E" w:rsidR="001D3E8F" w:rsidRPr="003B34EE" w:rsidRDefault="001D3E8F">
      <w:pPr>
        <w:pStyle w:val="ListParagraph"/>
        <w:numPr>
          <w:ilvl w:val="0"/>
          <w:numId w:val="54"/>
        </w:numPr>
        <w:jc w:val="both"/>
        <w:pPrChange w:id="82" w:author="Orlando Personal" w:date="2023-03-30T16:24:00Z">
          <w:pPr>
            <w:ind w:start="14.20pt"/>
            <w:jc w:val="both"/>
          </w:pPr>
        </w:pPrChange>
      </w:pPr>
      <w:del w:id="83" w:author="Orlando Personal" w:date="2023-03-30T16:24:00Z">
        <w:r w:rsidDel="00816993">
          <w:delText>•</w:delText>
        </w:r>
      </w:del>
      <w:r>
        <w:t>Evil-twin and WPS attacks [16].</w:t>
      </w:r>
    </w:p>
    <w:p w14:paraId="29957EFC" w14:textId="303DCCE8" w:rsidR="003C7E41" w:rsidRPr="00AF6ECD" w:rsidRDefault="00AF6ECD" w:rsidP="00AF6ECD">
      <w:pPr>
        <w:pStyle w:val="Heading2"/>
        <w:tabs>
          <w:tab w:val="clear" w:pos="18pt"/>
        </w:tabs>
        <w:rPr>
          <w:u w:val="single"/>
        </w:rPr>
      </w:pPr>
      <w:r w:rsidRPr="00AF6ECD">
        <w:rPr>
          <w:u w:val="single"/>
        </w:rPr>
        <w:t xml:space="preserve">Countermeasures </w:t>
      </w:r>
      <w:r>
        <w:rPr>
          <w:u w:val="single"/>
        </w:rPr>
        <w:t>t</w:t>
      </w:r>
      <w:r w:rsidRPr="00AF6ECD">
        <w:rPr>
          <w:u w:val="single"/>
        </w:rPr>
        <w:t>o Rogue Attack</w:t>
      </w:r>
    </w:p>
    <w:p w14:paraId="7A102C72" w14:textId="746FD941" w:rsidR="00AF6ECD" w:rsidRDefault="00AF6ECD" w:rsidP="00AF6ECD">
      <w:pPr>
        <w:pStyle w:val="BodyText"/>
        <w:ind w:firstLine="0pt"/>
      </w:pPr>
      <w:r>
        <w:t>The following are some countermeasures to avoid Rogue AP:</w:t>
      </w:r>
    </w:p>
    <w:p w14:paraId="5985FC30" w14:textId="63B35B68" w:rsidR="00AF6ECD" w:rsidRDefault="00AF6ECD">
      <w:pPr>
        <w:pStyle w:val="BodyText"/>
        <w:numPr>
          <w:ilvl w:val="0"/>
          <w:numId w:val="55"/>
        </w:numPr>
        <w:pPrChange w:id="84" w:author="Orlando Personal" w:date="2023-03-30T16:24:00Z">
          <w:pPr>
            <w:pStyle w:val="BodyText"/>
            <w:ind w:start="14.20pt" w:firstLine="0.20pt"/>
          </w:pPr>
        </w:pPrChange>
      </w:pPr>
      <w:del w:id="85" w:author="Orlando Personal" w:date="2023-03-30T16:24:00Z">
        <w:r w:rsidDel="00816993">
          <w:delText>•</w:delText>
        </w:r>
      </w:del>
      <w:r>
        <w:t>Disabling SSID Masquerade and Bridging features.</w:t>
      </w:r>
    </w:p>
    <w:p w14:paraId="04289123" w14:textId="72C68B6E" w:rsidR="00AF6ECD" w:rsidRDefault="00AF6ECD">
      <w:pPr>
        <w:pStyle w:val="BodyText"/>
        <w:numPr>
          <w:ilvl w:val="0"/>
          <w:numId w:val="55"/>
        </w:numPr>
        <w:pPrChange w:id="86" w:author="Orlando Personal" w:date="2023-03-30T16:24:00Z">
          <w:pPr>
            <w:pStyle w:val="BodyText"/>
            <w:ind w:start="14.20pt" w:firstLine="0.20pt"/>
          </w:pPr>
        </w:pPrChange>
      </w:pPr>
      <w:del w:id="87" w:author="Orlando Personal" w:date="2023-03-30T16:24:00Z">
        <w:r w:rsidDel="00816993">
          <w:delText>•</w:delText>
        </w:r>
      </w:del>
      <w:r>
        <w:t>By default, unknown devices could be classified as Rogue AP.</w:t>
      </w:r>
    </w:p>
    <w:p w14:paraId="23549B12" w14:textId="45DFF552" w:rsidR="00AF6ECD" w:rsidRDefault="00AF6ECD">
      <w:pPr>
        <w:pStyle w:val="BodyText"/>
        <w:numPr>
          <w:ilvl w:val="0"/>
          <w:numId w:val="55"/>
        </w:numPr>
        <w:pPrChange w:id="88" w:author="Orlando Personal" w:date="2023-03-30T16:24:00Z">
          <w:pPr>
            <w:pStyle w:val="BodyText"/>
            <w:ind w:start="14.20pt" w:firstLine="0.20pt"/>
          </w:pPr>
        </w:pPrChange>
      </w:pPr>
      <w:del w:id="89" w:author="Orlando Personal" w:date="2023-03-30T16:24:00Z">
        <w:r w:rsidDel="00816993">
          <w:delText>•</w:delText>
        </w:r>
      </w:del>
      <w:r>
        <w:t>Use active access scanning in addition to passive scanning.</w:t>
      </w:r>
    </w:p>
    <w:p w14:paraId="7FCDD395" w14:textId="3BD31618" w:rsidR="00AF6ECD" w:rsidRDefault="00AF6ECD">
      <w:pPr>
        <w:pStyle w:val="BodyText"/>
        <w:numPr>
          <w:ilvl w:val="0"/>
          <w:numId w:val="55"/>
        </w:numPr>
        <w:pPrChange w:id="90" w:author="Orlando Personal" w:date="2023-03-30T16:24:00Z">
          <w:pPr>
            <w:pStyle w:val="BodyText"/>
            <w:ind w:start="14.20pt" w:firstLine="0.20pt"/>
          </w:pPr>
        </w:pPrChange>
      </w:pPr>
      <w:del w:id="91" w:author="Orlando Personal" w:date="2023-03-30T16:24:00Z">
        <w:r w:rsidDel="00816993">
          <w:delText>•</w:delText>
        </w:r>
      </w:del>
      <w:r>
        <w:t>Add known rogue intruders.</w:t>
      </w:r>
    </w:p>
    <w:p w14:paraId="163AF75D" w14:textId="2C035F40" w:rsidR="00AF6ECD" w:rsidRDefault="00AF6ECD">
      <w:pPr>
        <w:pStyle w:val="BodyText"/>
        <w:numPr>
          <w:ilvl w:val="0"/>
          <w:numId w:val="55"/>
        </w:numPr>
        <w:pPrChange w:id="92" w:author="Orlando Personal" w:date="2023-03-30T16:24:00Z">
          <w:pPr>
            <w:pStyle w:val="BodyText"/>
            <w:ind w:start="14.20pt" w:firstLine="0.20pt"/>
          </w:pPr>
        </w:pPrChange>
      </w:pPr>
      <w:del w:id="93" w:author="Orlando Personal" w:date="2023-03-30T16:24:00Z">
        <w:r w:rsidDel="00816993">
          <w:delText>•</w:delText>
        </w:r>
      </w:del>
      <w:r>
        <w:t>Use certificates in the WLAN and controller.</w:t>
      </w:r>
    </w:p>
    <w:p w14:paraId="6F30648D" w14:textId="1869ED80" w:rsidR="00AF6ECD" w:rsidRDefault="00AF6ECD">
      <w:pPr>
        <w:pStyle w:val="BodyText"/>
        <w:numPr>
          <w:ilvl w:val="0"/>
          <w:numId w:val="55"/>
        </w:numPr>
        <w:pPrChange w:id="94" w:author="Orlando Personal" w:date="2023-03-30T16:24:00Z">
          <w:pPr>
            <w:pStyle w:val="BodyText"/>
            <w:ind w:start="14.20pt" w:firstLine="0.20pt"/>
          </w:pPr>
        </w:pPrChange>
      </w:pPr>
      <w:del w:id="95" w:author="Orlando Personal" w:date="2023-03-30T16:24:00Z">
        <w:r w:rsidDel="00816993">
          <w:delText>•</w:delText>
        </w:r>
      </w:del>
      <w:r>
        <w:t>Use managed switches on your network and access lists to allow only specific MAC addresses; you can also include the physical ports of connection.</w:t>
      </w:r>
    </w:p>
    <w:p w14:paraId="2E8E7726" w14:textId="32C8F369" w:rsidR="00AF6ECD" w:rsidRDefault="00AF6ECD">
      <w:pPr>
        <w:pStyle w:val="BodyText"/>
        <w:numPr>
          <w:ilvl w:val="0"/>
          <w:numId w:val="55"/>
        </w:numPr>
        <w:pPrChange w:id="96" w:author="Orlando Personal" w:date="2023-03-30T16:24:00Z">
          <w:pPr>
            <w:pStyle w:val="BodyText"/>
            <w:ind w:start="14.20pt" w:firstLine="0.20pt"/>
          </w:pPr>
        </w:pPrChange>
      </w:pPr>
      <w:del w:id="97" w:author="Orlando Personal" w:date="2023-03-30T16:24:00Z">
        <w:r w:rsidDel="00816993">
          <w:delText>•</w:delText>
        </w:r>
      </w:del>
      <w:r>
        <w:t>Investigate wireless bridge frames and eliminate the source.</w:t>
      </w:r>
    </w:p>
    <w:p w14:paraId="2A7DC572" w14:textId="622EC78D" w:rsidR="00AF6ECD" w:rsidRDefault="00AF6ECD">
      <w:pPr>
        <w:pStyle w:val="BodyText"/>
        <w:numPr>
          <w:ilvl w:val="0"/>
          <w:numId w:val="55"/>
        </w:numPr>
        <w:pPrChange w:id="98" w:author="Orlando Personal" w:date="2023-03-30T16:24:00Z">
          <w:pPr>
            <w:pStyle w:val="BodyText"/>
            <w:ind w:start="14.20pt" w:firstLine="0.20pt"/>
          </w:pPr>
        </w:pPrChange>
      </w:pPr>
      <w:del w:id="99" w:author="Orlando Personal" w:date="2023-03-30T16:24:00Z">
        <w:r w:rsidDel="00816993">
          <w:delText>•</w:delText>
        </w:r>
      </w:del>
      <w:r>
        <w:t>Use static IP’s for a new AP register instead of a DHCP service.</w:t>
      </w:r>
    </w:p>
    <w:p w14:paraId="360C7BAF" w14:textId="37AA6635" w:rsidR="00AF6ECD" w:rsidRDefault="00AF6ECD">
      <w:pPr>
        <w:pStyle w:val="BodyText"/>
        <w:numPr>
          <w:ilvl w:val="0"/>
          <w:numId w:val="55"/>
        </w:numPr>
        <w:pPrChange w:id="100" w:author="Orlando Personal" w:date="2023-03-30T16:24:00Z">
          <w:pPr>
            <w:pStyle w:val="BodyText"/>
            <w:ind w:start="14.20pt" w:firstLine="0.20pt"/>
          </w:pPr>
        </w:pPrChange>
      </w:pPr>
      <w:del w:id="101" w:author="Orlando Personal" w:date="2023-03-30T16:24:00Z">
        <w:r w:rsidDel="00816993">
          <w:delText>•</w:delText>
        </w:r>
      </w:del>
      <w:r>
        <w:t>Perform regular sweeps of the physical spaces.</w:t>
      </w:r>
    </w:p>
    <w:p w14:paraId="17F1B72D" w14:textId="1F1FCE02" w:rsidR="00AF6ECD" w:rsidRDefault="00AF6ECD">
      <w:pPr>
        <w:pStyle w:val="BodyText"/>
        <w:numPr>
          <w:ilvl w:val="0"/>
          <w:numId w:val="55"/>
        </w:numPr>
        <w:pPrChange w:id="102" w:author="Orlando Personal" w:date="2023-03-30T16:24:00Z">
          <w:pPr>
            <w:pStyle w:val="BodyText"/>
            <w:ind w:start="14.20pt" w:firstLine="0.20pt"/>
          </w:pPr>
        </w:pPrChange>
      </w:pPr>
      <w:del w:id="103" w:author="Orlando Personal" w:date="2023-03-30T16:24:00Z">
        <w:r w:rsidDel="00816993">
          <w:delText>•</w:delText>
        </w:r>
      </w:del>
      <w:r>
        <w:t>Establish policies that only authorized IT staff can connect networking devices.</w:t>
      </w:r>
    </w:p>
    <w:p w14:paraId="2F0D0194" w14:textId="222ED288" w:rsidR="00AF6ECD" w:rsidRDefault="00AF6ECD">
      <w:pPr>
        <w:pStyle w:val="BodyText"/>
        <w:numPr>
          <w:ilvl w:val="0"/>
          <w:numId w:val="55"/>
        </w:numPr>
        <w:pPrChange w:id="104" w:author="Orlando Personal" w:date="2023-03-30T16:24:00Z">
          <w:pPr>
            <w:pStyle w:val="BodyText"/>
            <w:ind w:start="14.20pt" w:firstLine="0.20pt"/>
          </w:pPr>
        </w:pPrChange>
      </w:pPr>
      <w:del w:id="105" w:author="Orlando Personal" w:date="2023-03-30T16:24:00Z">
        <w:r w:rsidDel="00816993">
          <w:delText>•</w:delText>
        </w:r>
      </w:del>
      <w:r>
        <w:t xml:space="preserve">Use hardware-based micro-segmentation to isolate endpoints onto their own protected micro-segments; this strengthens </w:t>
      </w:r>
      <w:proofErr w:type="spellStart"/>
      <w:r>
        <w:t>defences</w:t>
      </w:r>
      <w:proofErr w:type="spellEnd"/>
      <w:r>
        <w:t xml:space="preserve"> against lateral movements and increases granular control.</w:t>
      </w:r>
    </w:p>
    <w:p w14:paraId="3686EC1A" w14:textId="21026881" w:rsidR="009303D9" w:rsidRDefault="00AF6ECD">
      <w:pPr>
        <w:pStyle w:val="BodyText"/>
        <w:numPr>
          <w:ilvl w:val="0"/>
          <w:numId w:val="55"/>
        </w:numPr>
        <w:pPrChange w:id="106" w:author="Orlando Personal" w:date="2023-03-30T16:24:00Z">
          <w:pPr>
            <w:pStyle w:val="BodyText"/>
            <w:ind w:start="14.20pt" w:firstLine="0.20pt"/>
          </w:pPr>
        </w:pPrChange>
      </w:pPr>
      <w:del w:id="107" w:author="Orlando Personal" w:date="2023-03-30T16:24:00Z">
        <w:r w:rsidDel="00816993">
          <w:delText>•</w:delText>
        </w:r>
        <w:r w:rsidDel="00816993">
          <w:tab/>
        </w:r>
      </w:del>
      <w:r>
        <w:t>Use network-wide Intrusion Detection and Prevention System (IDS/IPS).</w:t>
      </w:r>
    </w:p>
    <w:p w14:paraId="696811A6" w14:textId="03869BD0" w:rsidR="00AF6ECD" w:rsidRPr="00575F41" w:rsidRDefault="00575F41" w:rsidP="00575F41">
      <w:pPr>
        <w:pStyle w:val="Heading1"/>
        <w:ind w:firstLine="0pt"/>
        <w:rPr>
          <w:b/>
          <w:bCs/>
        </w:rPr>
      </w:pPr>
      <w:r w:rsidRPr="00575F41">
        <w:rPr>
          <w:b/>
          <w:bCs/>
        </w:rPr>
        <w:t>BRUTE FORCE ATTACK AGAINST THE 4-WAY HANDSHAKE OF WPA/WPA2</w:t>
      </w:r>
    </w:p>
    <w:p w14:paraId="5F25F711" w14:textId="2CC6A77F" w:rsidR="00575F41" w:rsidRPr="00575F41" w:rsidRDefault="00575F41" w:rsidP="00575F41">
      <w:pPr>
        <w:pStyle w:val="Heading2"/>
        <w:rPr>
          <w:u w:val="single"/>
        </w:rPr>
      </w:pPr>
      <w:r w:rsidRPr="00575F41">
        <w:rPr>
          <w:u w:val="single"/>
        </w:rPr>
        <w:t xml:space="preserve">Definition </w:t>
      </w:r>
      <w:r>
        <w:rPr>
          <w:u w:val="single"/>
        </w:rPr>
        <w:t>o</w:t>
      </w:r>
      <w:r w:rsidRPr="00575F41">
        <w:rPr>
          <w:u w:val="single"/>
        </w:rPr>
        <w:t>f W</w:t>
      </w:r>
      <w:r>
        <w:rPr>
          <w:u w:val="single"/>
        </w:rPr>
        <w:t>PA</w:t>
      </w:r>
      <w:r w:rsidRPr="00575F41">
        <w:rPr>
          <w:u w:val="single"/>
        </w:rPr>
        <w:t>-P</w:t>
      </w:r>
      <w:r>
        <w:rPr>
          <w:u w:val="single"/>
        </w:rPr>
        <w:t>SK</w:t>
      </w:r>
    </w:p>
    <w:p w14:paraId="16434F00" w14:textId="62CD8578" w:rsidR="00A25333" w:rsidRDefault="00A25333" w:rsidP="00A25333">
      <w:pPr>
        <w:pStyle w:val="BodyText"/>
      </w:pPr>
      <w:r>
        <w:t xml:space="preserve">The definition of PSK (pre-shared key) is based on users using an initial secure channel to deliver a key to send later messages where the encryption depends on the initial PSK. </w:t>
      </w:r>
    </w:p>
    <w:p w14:paraId="3989DCDF" w14:textId="56C25163" w:rsidR="009303D9" w:rsidRDefault="00A25333" w:rsidP="00A25333">
      <w:pPr>
        <w:pStyle w:val="BodyText"/>
      </w:pPr>
      <w:r>
        <w:t xml:space="preserve">WPA-PSK encrypts data transmission in 128 bits and is controlled by a password generated by the end </w:t>
      </w:r>
      <w:proofErr w:type="spellStart"/>
      <w:r>
        <w:t>user.WPA</w:t>
      </w:r>
      <w:proofErr w:type="spellEnd"/>
      <w:r>
        <w:t xml:space="preserve">-PSK can be used with AES standards and does not require a </w:t>
      </w:r>
      <w:r>
        <w:lastRenderedPageBreak/>
        <w:t>central server; it is usually designed for home or small networks. [</w:t>
      </w:r>
      <w:r>
        <w:rPr>
          <w:lang w:val="en-US"/>
        </w:rPr>
        <w:t>17</w:t>
      </w:r>
      <w:r>
        <w:t>][1</w:t>
      </w:r>
      <w:r>
        <w:rPr>
          <w:lang w:val="en-US"/>
        </w:rPr>
        <w:t>8</w:t>
      </w:r>
      <w:r>
        <w:t>]</w:t>
      </w:r>
    </w:p>
    <w:p w14:paraId="169B84F7" w14:textId="77EC5225" w:rsidR="00575F41" w:rsidRPr="00A25333" w:rsidRDefault="00A25333" w:rsidP="00A25333">
      <w:pPr>
        <w:pStyle w:val="Heading2"/>
        <w:rPr>
          <w:u w:val="single"/>
        </w:rPr>
      </w:pPr>
      <w:r w:rsidRPr="00A25333">
        <w:rPr>
          <w:u w:val="single"/>
        </w:rPr>
        <w:t>Pairwise Master Key Generation</w:t>
      </w:r>
    </w:p>
    <w:p w14:paraId="5BDA4E62" w14:textId="16FC97BC" w:rsidR="00A25333" w:rsidRDefault="00A25333" w:rsidP="00A25333">
      <w:pPr>
        <w:pStyle w:val="BodyText"/>
      </w:pPr>
      <w:r>
        <w:t>Starting with the PSK, each device stores a PMK (pairwise master key) until the PSK or SSID changes.</w:t>
      </w:r>
      <w:r>
        <w:rPr>
          <w:lang w:val="en-US"/>
        </w:rPr>
        <w:t xml:space="preserve"> </w:t>
      </w:r>
      <w:r>
        <w:t>If a client tries to connect, a protocol named 4-Way Handshake is initialized to generate a PTK (pairwise transient key). The objective of the key is to encrypt the data between a client and the access point; this key usually changes at least 65,535 packets.</w:t>
      </w:r>
    </w:p>
    <w:p w14:paraId="0A90B443" w14:textId="313846B0" w:rsidR="00A25333" w:rsidRDefault="00A25333" w:rsidP="00A25333">
      <w:pPr>
        <w:pStyle w:val="BodyText"/>
      </w:pPr>
      <w:r>
        <w:t>PMK is computed using PBKDF2 (password-based key derivation function 2), which reduces vulnerabilities to brute force attacks because of the high computational cost. [1</w:t>
      </w:r>
      <w:r>
        <w:rPr>
          <w:lang w:val="en-US"/>
        </w:rPr>
        <w:t>8</w:t>
      </w:r>
      <w:r>
        <w:t>]</w:t>
      </w:r>
    </w:p>
    <w:p w14:paraId="6C603778" w14:textId="77777777" w:rsidR="00A25333" w:rsidRDefault="00A25333" w:rsidP="00A25333">
      <w:pPr>
        <w:pStyle w:val="BodyText"/>
      </w:pPr>
      <w:r>
        <w:t>WPA protocol generates the PMK as:</w:t>
      </w:r>
    </w:p>
    <w:p w14:paraId="6748B000" w14:textId="423CDB39" w:rsidR="00575F41" w:rsidRDefault="00A25333" w:rsidP="00A25333">
      <w:pPr>
        <w:pStyle w:val="BodyText"/>
      </w:pPr>
      <w:r>
        <w:t>PMK = PBKDF2 (HMAC-SHA1, PSK, SSID, 4096, 256)</w:t>
      </w:r>
    </w:p>
    <w:p w14:paraId="2911F7ED" w14:textId="77777777" w:rsidR="00A25333" w:rsidRDefault="00A25333" w:rsidP="00A25333">
      <w:pPr>
        <w:pStyle w:val="BodyText"/>
        <w:keepNext/>
        <w:ind w:firstLine="0pt"/>
      </w:pPr>
      <w:r w:rsidRPr="00992E72">
        <w:rPr>
          <w:noProof/>
          <w:sz w:val="22"/>
          <w:szCs w:val="22"/>
        </w:rPr>
        <w:drawing>
          <wp:inline distT="0" distB="0" distL="0" distR="0" wp14:anchorId="7DF3095F" wp14:editId="6FBB6DDB">
            <wp:extent cx="2925445" cy="889233"/>
            <wp:effectExtent l="0" t="0" r="0" b="0"/>
            <wp:docPr id="5" name="Picture 5"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iagram&#10;&#10;Description automatically generated"/>
                    <pic:cNvPicPr/>
                  </pic:nvPicPr>
                  <pic:blipFill>
                    <a:blip r:embed="rId12"/>
                    <a:stretch>
                      <a:fillRect/>
                    </a:stretch>
                  </pic:blipFill>
                  <pic:spPr>
                    <a:xfrm>
                      <a:off x="0" y="0"/>
                      <a:ext cx="2954219" cy="897979"/>
                    </a:xfrm>
                    <a:prstGeom prst="rect">
                      <a:avLst/>
                    </a:prstGeom>
                  </pic:spPr>
                </pic:pic>
              </a:graphicData>
            </a:graphic>
          </wp:inline>
        </w:drawing>
      </w:r>
    </w:p>
    <w:p w14:paraId="75142DD3" w14:textId="244DD1DD" w:rsidR="00A25333" w:rsidRPr="005B520E" w:rsidRDefault="00A25333" w:rsidP="00A25333">
      <w:pPr>
        <w:pStyle w:val="Caption"/>
      </w:pPr>
      <w:r>
        <w:t xml:space="preserve">Figure </w:t>
      </w:r>
      <w:fldSimple w:instr=" SEQ Figure \* ARABIC ">
        <w:r w:rsidR="00C00D1F">
          <w:rPr>
            <w:noProof/>
          </w:rPr>
          <w:t>4</w:t>
        </w:r>
      </w:fldSimple>
      <w:r>
        <w:t xml:space="preserve"> </w:t>
      </w:r>
      <w:r w:rsidRPr="00232C88">
        <w:t>PMK equation</w:t>
      </w:r>
    </w:p>
    <w:p w14:paraId="6A94D9A6" w14:textId="1E896DE6" w:rsidR="00575F41" w:rsidRPr="00CC6F51" w:rsidRDefault="00CC6F51" w:rsidP="00CC6F51">
      <w:pPr>
        <w:pStyle w:val="Heading2"/>
        <w:rPr>
          <w:u w:val="single"/>
        </w:rPr>
      </w:pPr>
      <w:r w:rsidRPr="00CC6F51">
        <w:rPr>
          <w:u w:val="single"/>
        </w:rPr>
        <w:t>4-Way Handshake</w:t>
      </w:r>
    </w:p>
    <w:p w14:paraId="3CFC879F" w14:textId="73F05F4C" w:rsidR="00CC6F51" w:rsidRDefault="00CC6F51" w:rsidP="00CC6F51">
      <w:pPr>
        <w:pStyle w:val="BodyText"/>
      </w:pPr>
      <w:r>
        <w:t>The goal of the 4-Way Handshake is to provide mutual authentication based on a PMK to negotiate a new PTK session key.</w:t>
      </w:r>
    </w:p>
    <w:p w14:paraId="6B6E937D" w14:textId="6D0E13F8" w:rsidR="00575F41" w:rsidRDefault="00CC6F51" w:rsidP="00CC6F51">
      <w:pPr>
        <w:pStyle w:val="BodyText"/>
      </w:pPr>
      <w:r>
        <w:t>The PTK results from the PMK, two nonces and the MAC addresses of the client and the authenticator. [1</w:t>
      </w:r>
      <w:r>
        <w:rPr>
          <w:lang w:val="en-US"/>
        </w:rPr>
        <w:t>9</w:t>
      </w:r>
      <w:r>
        <w:t>]</w:t>
      </w:r>
    </w:p>
    <w:p w14:paraId="4BED2B0A" w14:textId="77777777" w:rsidR="00CC6F51" w:rsidRDefault="00CC6F51" w:rsidP="00CC6F51">
      <w:pPr>
        <w:pStyle w:val="BodyText"/>
        <w:keepNext/>
      </w:pPr>
      <w:r w:rsidRPr="008176E2">
        <w:rPr>
          <w:noProof/>
          <w:sz w:val="22"/>
          <w:szCs w:val="22"/>
        </w:rPr>
        <w:drawing>
          <wp:inline distT="0" distB="0" distL="0" distR="0" wp14:anchorId="65708382" wp14:editId="2871F25C">
            <wp:extent cx="2747010" cy="2204720"/>
            <wp:effectExtent l="0" t="0" r="0" b="5080"/>
            <wp:docPr id="6" name="Picture 6"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Diagram&#10;&#10;Description automatically generated"/>
                    <pic:cNvPicPr/>
                  </pic:nvPicPr>
                  <pic:blipFill>
                    <a:blip r:embed="rId13"/>
                    <a:stretch>
                      <a:fillRect/>
                    </a:stretch>
                  </pic:blipFill>
                  <pic:spPr>
                    <a:xfrm>
                      <a:off x="0" y="0"/>
                      <a:ext cx="2747010" cy="2204720"/>
                    </a:xfrm>
                    <a:prstGeom prst="rect">
                      <a:avLst/>
                    </a:prstGeom>
                  </pic:spPr>
                </pic:pic>
              </a:graphicData>
            </a:graphic>
          </wp:inline>
        </w:drawing>
      </w:r>
    </w:p>
    <w:p w14:paraId="6779FBF4" w14:textId="760CC707" w:rsidR="00CC6F51" w:rsidRDefault="00CC6F51" w:rsidP="00CC6F51">
      <w:pPr>
        <w:pStyle w:val="Caption"/>
      </w:pPr>
      <w:r>
        <w:t xml:space="preserve">Figure </w:t>
      </w:r>
      <w:fldSimple w:instr=" SEQ Figure \* ARABIC ">
        <w:r w:rsidR="00C00D1F">
          <w:rPr>
            <w:noProof/>
          </w:rPr>
          <w:t>5</w:t>
        </w:r>
      </w:fldSimple>
      <w:r>
        <w:t xml:space="preserve"> </w:t>
      </w:r>
      <w:r w:rsidRPr="00512E44">
        <w:t>4-Way Handshake Diagram</w:t>
      </w:r>
    </w:p>
    <w:p w14:paraId="2DDB5235" w14:textId="77777777" w:rsidR="00921FCD" w:rsidRDefault="00921FCD" w:rsidP="00921FCD">
      <w:pPr>
        <w:jc w:val="both"/>
      </w:pPr>
      <w:r>
        <w:t xml:space="preserve">Steps: </w:t>
      </w:r>
    </w:p>
    <w:p w14:paraId="51ED90AC" w14:textId="3CB456A1" w:rsidR="00921FCD" w:rsidRDefault="00921FCD" w:rsidP="005E73BC">
      <w:pPr>
        <w:pStyle w:val="ListParagraph"/>
        <w:numPr>
          <w:ilvl w:val="0"/>
          <w:numId w:val="31"/>
        </w:numPr>
        <w:ind w:start="21.30pt" w:hanging="14.20pt"/>
        <w:jc w:val="both"/>
      </w:pPr>
      <w:r>
        <w:t>The AP sends an Authenticator Nonce (ANonce) to the client (STA).</w:t>
      </w:r>
    </w:p>
    <w:p w14:paraId="21D3F306" w14:textId="3C5904A4" w:rsidR="00921FCD" w:rsidRDefault="00921FCD" w:rsidP="005E73BC">
      <w:pPr>
        <w:pStyle w:val="ListParagraph"/>
        <w:numPr>
          <w:ilvl w:val="0"/>
          <w:numId w:val="31"/>
        </w:numPr>
        <w:ind w:start="21.30pt" w:hanging="14.20pt"/>
        <w:jc w:val="both"/>
      </w:pPr>
      <w:r>
        <w:t>The STA builds the PTK and sends its own Nonce (</w:t>
      </w:r>
      <w:proofErr w:type="spellStart"/>
      <w:r>
        <w:t>SNonce</w:t>
      </w:r>
      <w:proofErr w:type="spellEnd"/>
      <w:r>
        <w:t>) to the AP; this way, it protects the frame with a Message Integrity Code (MIC).</w:t>
      </w:r>
    </w:p>
    <w:p w14:paraId="5B1EED2B" w14:textId="6F58FE77" w:rsidR="00921FCD" w:rsidRDefault="00921FCD" w:rsidP="005E73BC">
      <w:pPr>
        <w:pStyle w:val="ListParagraph"/>
        <w:numPr>
          <w:ilvl w:val="0"/>
          <w:numId w:val="31"/>
        </w:numPr>
        <w:ind w:start="21.30pt" w:hanging="14.20pt"/>
        <w:jc w:val="both"/>
      </w:pPr>
      <w:r>
        <w:t>The AP generates and sends the Group Temporary Key (GTK) and a sequence number. In addition, a MIC is used to protect the frame and prevent tampering.</w:t>
      </w:r>
    </w:p>
    <w:p w14:paraId="2F7DEF63" w14:textId="300A0DAE" w:rsidR="00921FCD" w:rsidRPr="00921FCD" w:rsidRDefault="00921FCD" w:rsidP="005E73BC">
      <w:pPr>
        <w:pStyle w:val="ListParagraph"/>
        <w:numPr>
          <w:ilvl w:val="0"/>
          <w:numId w:val="31"/>
        </w:numPr>
        <w:ind w:start="21.30pt" w:hanging="14.20pt"/>
        <w:jc w:val="both"/>
      </w:pPr>
      <w:r>
        <w:t>Finally, the STA sends an acknowledgement to the AP indicating it is ready for encryption. [19]</w:t>
      </w:r>
    </w:p>
    <w:p w14:paraId="0C1D089E" w14:textId="118FB67C" w:rsidR="00575F41" w:rsidRPr="003706EC" w:rsidRDefault="003706EC" w:rsidP="003706EC">
      <w:pPr>
        <w:pStyle w:val="Heading2"/>
        <w:rPr>
          <w:u w:val="single"/>
        </w:rPr>
      </w:pPr>
      <w:r w:rsidRPr="003706EC">
        <w:rPr>
          <w:u w:val="single"/>
        </w:rPr>
        <w:t xml:space="preserve">Cracking </w:t>
      </w:r>
      <w:r>
        <w:rPr>
          <w:u w:val="single"/>
        </w:rPr>
        <w:t>t</w:t>
      </w:r>
      <w:r w:rsidRPr="003706EC">
        <w:rPr>
          <w:u w:val="single"/>
        </w:rPr>
        <w:t>he 4-Way Handshake</w:t>
      </w:r>
    </w:p>
    <w:p w14:paraId="29285F7F" w14:textId="75299CE3" w:rsidR="003706EC" w:rsidRDefault="003706EC" w:rsidP="003706EC">
      <w:pPr>
        <w:pStyle w:val="BodyText"/>
        <w:rPr>
          <w:lang w:val="en-US"/>
        </w:rPr>
      </w:pPr>
      <w:r w:rsidRPr="003706EC">
        <w:t xml:space="preserve">To carry out the attack, the attacker can use the tool Crunch and </w:t>
      </w:r>
      <w:proofErr w:type="spellStart"/>
      <w:r w:rsidRPr="003706EC">
        <w:t>Airgeddon</w:t>
      </w:r>
      <w:proofErr w:type="spellEnd"/>
      <w:r w:rsidRPr="003706EC">
        <w:t>; the last one was previously mentioned and described in the Rogue AP attack.</w:t>
      </w:r>
      <w:r>
        <w:rPr>
          <w:lang w:val="en-US"/>
        </w:rPr>
        <w:t xml:space="preserve"> </w:t>
      </w:r>
      <w:r w:rsidRPr="003706EC">
        <w:t>Crunch is a word list generator where an attacker can specify a standard character set or any set of characters to generate word lists created through a combination and permutation of a group of characters. It also allows the attacker to set the number of characters and list size [2</w:t>
      </w:r>
      <w:r>
        <w:rPr>
          <w:lang w:val="en-US"/>
        </w:rPr>
        <w:t>0</w:t>
      </w:r>
      <w:r w:rsidRPr="003706EC">
        <w:t>]</w:t>
      </w:r>
      <w:r>
        <w:rPr>
          <w:lang w:val="en-US"/>
        </w:rPr>
        <w:t>.</w:t>
      </w:r>
    </w:p>
    <w:p w14:paraId="2CFFB4B1" w14:textId="20BBC246" w:rsidR="00161A30" w:rsidRPr="00161A30" w:rsidRDefault="00161A30">
      <w:pPr>
        <w:pStyle w:val="BodyText"/>
        <w:ind w:firstLine="0pt"/>
        <w:rPr>
          <w:lang w:val="en-US"/>
        </w:rPr>
        <w:pPrChange w:id="108" w:author="Orlando Personal" w:date="2023-03-30T16:25:00Z">
          <w:pPr>
            <w:pStyle w:val="BodyText"/>
          </w:pPr>
        </w:pPrChange>
      </w:pPr>
      <w:r w:rsidRPr="00161A30">
        <w:rPr>
          <w:lang w:val="en-US"/>
        </w:rPr>
        <w:t>Steps:</w:t>
      </w:r>
    </w:p>
    <w:p w14:paraId="68C3A62B" w14:textId="1A678A06" w:rsidR="00161A30" w:rsidRPr="00161A30" w:rsidRDefault="00161A30" w:rsidP="00FD41DA">
      <w:pPr>
        <w:pStyle w:val="BodyText"/>
        <w:ind w:firstLine="0pt"/>
        <w:rPr>
          <w:lang w:val="en-US"/>
        </w:rPr>
      </w:pPr>
      <w:r w:rsidRPr="00161A30">
        <w:rPr>
          <w:lang w:val="en-US"/>
        </w:rPr>
        <w:t>1.Monitoring/Scanning:</w:t>
      </w:r>
    </w:p>
    <w:p w14:paraId="5C2EACDF" w14:textId="2683936F" w:rsidR="00161A30" w:rsidRPr="00161A30" w:rsidRDefault="00161A30" w:rsidP="00FD41DA">
      <w:pPr>
        <w:pStyle w:val="BodyText"/>
        <w:ind w:start="14.20pt" w:firstLine="0.20pt"/>
        <w:rPr>
          <w:lang w:val="en-US"/>
        </w:rPr>
      </w:pPr>
      <w:r w:rsidRPr="00161A30">
        <w:rPr>
          <w:lang w:val="en-US"/>
        </w:rPr>
        <w:t>First, the network interface must be enabled to allow active monitoring mode in the attacker interface. [2</w:t>
      </w:r>
      <w:r>
        <w:rPr>
          <w:lang w:val="en-US"/>
        </w:rPr>
        <w:t>0</w:t>
      </w:r>
      <w:r w:rsidRPr="00161A30">
        <w:rPr>
          <w:lang w:val="en-US"/>
        </w:rPr>
        <w:t>]</w:t>
      </w:r>
    </w:p>
    <w:p w14:paraId="05AADF33" w14:textId="1126B657" w:rsidR="00161A30" w:rsidRPr="00161A30" w:rsidRDefault="00161A30" w:rsidP="00FD41DA">
      <w:pPr>
        <w:pStyle w:val="BodyText"/>
        <w:ind w:firstLine="0pt"/>
        <w:rPr>
          <w:lang w:val="en-US"/>
        </w:rPr>
      </w:pPr>
      <w:r w:rsidRPr="00161A30">
        <w:rPr>
          <w:lang w:val="en-US"/>
        </w:rPr>
        <w:t>2.Capture Packets:</w:t>
      </w:r>
    </w:p>
    <w:p w14:paraId="3C9631FB" w14:textId="095F426A" w:rsidR="00161A30" w:rsidRPr="00161A30" w:rsidRDefault="00161A30" w:rsidP="00FD41DA">
      <w:pPr>
        <w:pStyle w:val="BodyText"/>
        <w:ind w:start="14.20pt" w:firstLine="0.20pt"/>
        <w:rPr>
          <w:lang w:val="en-US"/>
        </w:rPr>
      </w:pPr>
      <w:r w:rsidRPr="00161A30">
        <w:rPr>
          <w:lang w:val="en-US"/>
        </w:rPr>
        <w:t xml:space="preserve">In this step, </w:t>
      </w:r>
      <w:proofErr w:type="spellStart"/>
      <w:r w:rsidRPr="00161A30">
        <w:rPr>
          <w:lang w:val="en-US"/>
        </w:rPr>
        <w:t>Airgeddon</w:t>
      </w:r>
      <w:proofErr w:type="spellEnd"/>
      <w:r w:rsidRPr="00161A30">
        <w:rPr>
          <w:lang w:val="en-US"/>
        </w:rPr>
        <w:t xml:space="preserve"> captures 802.11 </w:t>
      </w:r>
      <w:proofErr w:type="spellStart"/>
      <w:proofErr w:type="gramStart"/>
      <w:r w:rsidRPr="00161A30">
        <w:rPr>
          <w:lang w:val="en-US"/>
        </w:rPr>
        <w:t>frames.This</w:t>
      </w:r>
      <w:proofErr w:type="spellEnd"/>
      <w:proofErr w:type="gramEnd"/>
      <w:r w:rsidRPr="00161A30">
        <w:rPr>
          <w:lang w:val="en-US"/>
        </w:rPr>
        <w:t xml:space="preserve"> tool shows a table with the following information: BSSID (Basic Service Set Identifier), MAC address, the channel the device is broadcasting on, encryption used, and the Extended Service Set Identification (ESSID) of the network or the Service Ser Identifier SSID. [</w:t>
      </w:r>
      <w:r>
        <w:rPr>
          <w:lang w:val="en-US"/>
        </w:rPr>
        <w:t>2</w:t>
      </w:r>
      <w:r w:rsidRPr="00161A30">
        <w:rPr>
          <w:lang w:val="en-US"/>
        </w:rPr>
        <w:t>1]</w:t>
      </w:r>
    </w:p>
    <w:p w14:paraId="69082F31" w14:textId="1A998D8C" w:rsidR="00161A30" w:rsidRPr="00161A30" w:rsidRDefault="00161A30" w:rsidP="00FD41DA">
      <w:pPr>
        <w:pStyle w:val="BodyText"/>
        <w:ind w:firstLine="0pt"/>
        <w:rPr>
          <w:lang w:val="en-US"/>
        </w:rPr>
      </w:pPr>
      <w:r w:rsidRPr="00161A30">
        <w:rPr>
          <w:lang w:val="en-US"/>
        </w:rPr>
        <w:t>3.Capture 4-Way Handshake</w:t>
      </w:r>
    </w:p>
    <w:p w14:paraId="1C8E276D" w14:textId="6FE90E9D" w:rsidR="00161A30" w:rsidRPr="00161A30" w:rsidRDefault="00161A30" w:rsidP="00FD41DA">
      <w:pPr>
        <w:pStyle w:val="BodyText"/>
        <w:ind w:start="14.20pt" w:firstLine="0.20pt"/>
        <w:rPr>
          <w:lang w:val="en-US"/>
        </w:rPr>
      </w:pPr>
      <w:r w:rsidRPr="00161A30">
        <w:rPr>
          <w:lang w:val="en-US"/>
        </w:rPr>
        <w:t xml:space="preserve">Users must be revoked from the network to force them to re-authenticate to capture the 4-Way Handshake. Then, during user re-authentication, </w:t>
      </w:r>
      <w:proofErr w:type="spellStart"/>
      <w:r w:rsidRPr="00161A30">
        <w:rPr>
          <w:lang w:val="en-US"/>
        </w:rPr>
        <w:t>Airgeddon</w:t>
      </w:r>
      <w:proofErr w:type="spellEnd"/>
      <w:r w:rsidRPr="00161A30">
        <w:rPr>
          <w:lang w:val="en-US"/>
        </w:rPr>
        <w:t xml:space="preserve"> captures the packets with the 4-Way Handshake. [</w:t>
      </w:r>
      <w:r w:rsidR="00FD41DA">
        <w:rPr>
          <w:lang w:val="en-US"/>
        </w:rPr>
        <w:t>2</w:t>
      </w:r>
      <w:r w:rsidRPr="00161A30">
        <w:rPr>
          <w:lang w:val="en-US"/>
        </w:rPr>
        <w:t>1]</w:t>
      </w:r>
    </w:p>
    <w:p w14:paraId="148B40E4" w14:textId="0F523ED5" w:rsidR="00161A30" w:rsidRPr="00161A30" w:rsidRDefault="00161A30" w:rsidP="00FD41DA">
      <w:pPr>
        <w:pStyle w:val="BodyText"/>
        <w:ind w:firstLine="0pt"/>
        <w:rPr>
          <w:lang w:val="en-US"/>
        </w:rPr>
      </w:pPr>
      <w:r w:rsidRPr="00161A30">
        <w:rPr>
          <w:lang w:val="en-US"/>
        </w:rPr>
        <w:t>4.</w:t>
      </w:r>
      <w:r w:rsidR="00FD41DA">
        <w:rPr>
          <w:lang w:val="en-US"/>
        </w:rPr>
        <w:t xml:space="preserve"> </w:t>
      </w:r>
      <w:r w:rsidRPr="00161A30">
        <w:rPr>
          <w:lang w:val="en-US"/>
        </w:rPr>
        <w:t>Cracking the password</w:t>
      </w:r>
    </w:p>
    <w:p w14:paraId="694BE28A" w14:textId="6C33E3B8" w:rsidR="00161A30" w:rsidRPr="003706EC" w:rsidDel="00816993" w:rsidRDefault="00161A30" w:rsidP="00FD41DA">
      <w:pPr>
        <w:pStyle w:val="BodyText"/>
        <w:ind w:start="14.20pt" w:firstLine="0.20pt"/>
        <w:rPr>
          <w:del w:id="109" w:author="Orlando Personal" w:date="2023-03-30T16:25:00Z"/>
          <w:lang w:val="en-US"/>
        </w:rPr>
      </w:pPr>
      <w:r w:rsidRPr="00161A30">
        <w:rPr>
          <w:lang w:val="en-US"/>
        </w:rPr>
        <w:t>Users must be revoked from the network to force them to re-authenticate to capture the 4-Way Handshake. Here the attacker uses Crunch for the Brute Force method; the initial parameters must be set to direct the attack. This means that if the attacker has clues to the password, he can choose the options he deems convenient to make the attack shorter but effective.</w:t>
      </w:r>
      <w:r w:rsidR="00FD41DA">
        <w:rPr>
          <w:lang w:val="en-US"/>
        </w:rPr>
        <w:t xml:space="preserve"> </w:t>
      </w:r>
      <w:r w:rsidRPr="00161A30">
        <w:rPr>
          <w:lang w:val="en-US"/>
        </w:rPr>
        <w:t>For example, if the attacker chooses the only number option, starting at 000000000 and incrementing the value</w:t>
      </w:r>
      <w:r>
        <w:rPr>
          <w:lang w:val="en-US"/>
        </w:rPr>
        <w:t xml:space="preserve"> </w:t>
      </w:r>
      <w:r w:rsidRPr="00161A30">
        <w:rPr>
          <w:lang w:val="en-US"/>
        </w:rPr>
        <w:t>each turn, it will go until 999999999. Each time check the new value captured in the 4-Way Handshake. [</w:t>
      </w:r>
      <w:r>
        <w:rPr>
          <w:lang w:val="en-US"/>
        </w:rPr>
        <w:t>21</w:t>
      </w:r>
      <w:r w:rsidRPr="00161A30">
        <w:rPr>
          <w:lang w:val="en-US"/>
        </w:rPr>
        <w:t>]</w:t>
      </w:r>
    </w:p>
    <w:p w14:paraId="2B279914" w14:textId="77777777" w:rsidR="003706EC" w:rsidRPr="005B520E" w:rsidRDefault="003706EC">
      <w:pPr>
        <w:pStyle w:val="BodyText"/>
        <w:ind w:start="14.20pt" w:firstLine="0.20pt"/>
        <w:pPrChange w:id="110" w:author="Orlando Personal" w:date="2023-03-30T16:25:00Z">
          <w:pPr>
            <w:pStyle w:val="BodyText"/>
          </w:pPr>
        </w:pPrChange>
      </w:pPr>
    </w:p>
    <w:p w14:paraId="45F41B15" w14:textId="619475BC" w:rsidR="00575F41" w:rsidRPr="009D1F05" w:rsidRDefault="009D1F05" w:rsidP="009D1F05">
      <w:pPr>
        <w:pStyle w:val="Heading2"/>
        <w:rPr>
          <w:u w:val="single"/>
        </w:rPr>
      </w:pPr>
      <w:r w:rsidRPr="009D1F05">
        <w:rPr>
          <w:u w:val="single"/>
        </w:rPr>
        <w:t>Countermeasures</w:t>
      </w:r>
    </w:p>
    <w:p w14:paraId="586D95DC" w14:textId="77777777" w:rsidR="009D1F05" w:rsidRDefault="009D1F05" w:rsidP="009D1F05">
      <w:pPr>
        <w:pStyle w:val="BodyText"/>
      </w:pPr>
      <w:r>
        <w:t>The following are some countermeasures to avoid this attack:</w:t>
      </w:r>
    </w:p>
    <w:p w14:paraId="7F1B08A3" w14:textId="77777777" w:rsidR="009D1F05" w:rsidRDefault="009D1F05" w:rsidP="009D1F05">
      <w:pPr>
        <w:pStyle w:val="BodyText"/>
      </w:pPr>
      <w:r>
        <w:t>•</w:t>
      </w:r>
      <w:r>
        <w:tab/>
        <w:t>Changing the default Wi-Fi password to something complex and longer will increase the time; theoretically, it would take an attacker to crack it.</w:t>
      </w:r>
    </w:p>
    <w:p w14:paraId="4B274EC0" w14:textId="77777777" w:rsidR="009D1F05" w:rsidRDefault="009D1F05" w:rsidP="009D1F05">
      <w:pPr>
        <w:pStyle w:val="BodyText"/>
      </w:pPr>
      <w:r>
        <w:t>•</w:t>
      </w:r>
      <w:r>
        <w:tab/>
        <w:t>Make an asset review frequently by looking at all connected devices to the Wi-Fi.</w:t>
      </w:r>
    </w:p>
    <w:p w14:paraId="3E04E734" w14:textId="77777777" w:rsidR="009D1F05" w:rsidRDefault="009D1F05" w:rsidP="009D1F05">
      <w:pPr>
        <w:pStyle w:val="BodyText"/>
      </w:pPr>
      <w:r>
        <w:t>•</w:t>
      </w:r>
      <w:r>
        <w:tab/>
        <w:t>Implement whitelisting by configuring only the MAC addresses of the devices we want to connect to the Wi-Fi.</w:t>
      </w:r>
    </w:p>
    <w:p w14:paraId="40BFDA4F" w14:textId="6EEF0920" w:rsidR="00575F41" w:rsidRPr="005B520E" w:rsidRDefault="009D1F05" w:rsidP="009D1F05">
      <w:pPr>
        <w:pStyle w:val="BodyText"/>
      </w:pPr>
      <w:r>
        <w:t>•</w:t>
      </w:r>
      <w:r>
        <w:tab/>
        <w:t xml:space="preserve">Be aware of some </w:t>
      </w:r>
      <w:proofErr w:type="spellStart"/>
      <w:r>
        <w:t>misbehaviours</w:t>
      </w:r>
      <w:proofErr w:type="spellEnd"/>
      <w:r>
        <w:t xml:space="preserve"> of the devices in the network, for instance, frequent Wi-Fi disconnection, slow internet surfing, etc. [</w:t>
      </w:r>
      <w:r>
        <w:rPr>
          <w:lang w:val="en-US"/>
        </w:rPr>
        <w:t>21</w:t>
      </w:r>
      <w:r>
        <w:t>]</w:t>
      </w:r>
    </w:p>
    <w:p w14:paraId="1FDA592B" w14:textId="77777777" w:rsidR="00575F41" w:rsidRPr="005B520E" w:rsidRDefault="00575F41" w:rsidP="00575F41">
      <w:pPr>
        <w:pStyle w:val="BodyText"/>
      </w:pPr>
    </w:p>
    <w:p w14:paraId="36FA796D" w14:textId="5D457966" w:rsidR="009303D9" w:rsidRDefault="00FE2DD5" w:rsidP="006B6B66">
      <w:pPr>
        <w:pStyle w:val="Heading1"/>
        <w:rPr>
          <w:b/>
          <w:bCs/>
          <w:rtl/>
        </w:rPr>
      </w:pPr>
      <w:r w:rsidRPr="00FE2DD5">
        <w:rPr>
          <w:b/>
          <w:bCs/>
        </w:rPr>
        <w:lastRenderedPageBreak/>
        <w:t>Wireless Denial of Service (WDoS) attack</w:t>
      </w:r>
    </w:p>
    <w:p w14:paraId="31130526" w14:textId="31326EAC" w:rsidR="003B27E6" w:rsidRPr="003B27E6" w:rsidRDefault="003B27E6" w:rsidP="003B27E6">
      <w:pPr>
        <w:pStyle w:val="Heading2"/>
        <w:rPr>
          <w:u w:val="single"/>
        </w:rPr>
      </w:pPr>
      <w:r w:rsidRPr="00575F41">
        <w:rPr>
          <w:u w:val="single"/>
        </w:rPr>
        <w:t xml:space="preserve">Definition </w:t>
      </w:r>
    </w:p>
    <w:p w14:paraId="6EF81947" w14:textId="2D43C54E" w:rsidR="00B119C8" w:rsidRDefault="00B119C8" w:rsidP="00B119C8">
      <w:pPr>
        <w:pStyle w:val="BodyText"/>
      </w:pPr>
      <w:r>
        <w:t>Today, a denial-of-service attack is considered an easy attack as the nature of wireless networks is that the medium is shared between the nodes in the network. The attacker achieves the denial of service (DOS) attack by blocking access to the medium by flooding the traffic with packets or by interfering with the network’s reception. The wireless DoS attacks can be classified into two categories [</w:t>
      </w:r>
      <w:r>
        <w:rPr>
          <w:lang w:val="en-US"/>
        </w:rPr>
        <w:t>22</w:t>
      </w:r>
      <w:r>
        <w:t xml:space="preserve">]: </w:t>
      </w:r>
    </w:p>
    <w:p w14:paraId="3EEEB300" w14:textId="77777777" w:rsidR="00B119C8" w:rsidRDefault="00B119C8" w:rsidP="00B119C8">
      <w:pPr>
        <w:pStyle w:val="BodyText"/>
      </w:pPr>
      <w:r>
        <w:t>1.</w:t>
      </w:r>
      <w:r>
        <w:tab/>
        <w:t>Physical layer attacks: these attacks target the reception process and the transmission communication of the network. It involves disturbing or interfering a legitimate communication. These are some examples of attacks that target the physical layer:</w:t>
      </w:r>
    </w:p>
    <w:p w14:paraId="6655EABA" w14:textId="77777777" w:rsidR="00B119C8" w:rsidRDefault="00B119C8" w:rsidP="00B119C8">
      <w:pPr>
        <w:pStyle w:val="BodyText"/>
      </w:pPr>
      <w:r>
        <w:t>•</w:t>
      </w:r>
      <w:r>
        <w:tab/>
        <w:t xml:space="preserve">Jamming attack: </w:t>
      </w:r>
    </w:p>
    <w:p w14:paraId="091AD8B6" w14:textId="1BF51795" w:rsidR="00B119C8" w:rsidRDefault="00B119C8" w:rsidP="00B119C8">
      <w:pPr>
        <w:pStyle w:val="BodyText"/>
      </w:pPr>
      <w:r>
        <w:t>•</w:t>
      </w:r>
      <w:r>
        <w:tab/>
        <w:t>De</w:t>
      </w:r>
      <w:r>
        <w:rPr>
          <w:lang w:val="en-US"/>
        </w:rPr>
        <w:t>-</w:t>
      </w:r>
      <w:r>
        <w:t>authentication attack</w:t>
      </w:r>
    </w:p>
    <w:p w14:paraId="0610F292" w14:textId="2496653B" w:rsidR="00B119C8" w:rsidRDefault="00B119C8" w:rsidP="00B119C8">
      <w:pPr>
        <w:pStyle w:val="BodyText"/>
      </w:pPr>
      <w:r>
        <w:t>•</w:t>
      </w:r>
      <w:r>
        <w:tab/>
        <w:t>Beacon flooding attack</w:t>
      </w:r>
    </w:p>
    <w:p w14:paraId="53366BEF" w14:textId="77777777" w:rsidR="00B119C8" w:rsidRDefault="00B119C8" w:rsidP="00B119C8">
      <w:pPr>
        <w:pStyle w:val="BodyText"/>
      </w:pPr>
      <w:r>
        <w:t>2.</w:t>
      </w:r>
      <w:r>
        <w:tab/>
        <w:t>Protocol layer attacks: these attacks target the wireless network’s protocol layer. These attacks involve manipulating the communication between the client and the AP or disturbing the network communication. These are some examples that target the protocol layer of the network:</w:t>
      </w:r>
    </w:p>
    <w:p w14:paraId="69D77FB2" w14:textId="77777777" w:rsidR="00B119C8" w:rsidRDefault="00B119C8" w:rsidP="00B119C8">
      <w:pPr>
        <w:pStyle w:val="BodyText"/>
      </w:pPr>
      <w:r>
        <w:t>•</w:t>
      </w:r>
      <w:r>
        <w:tab/>
        <w:t>Fragmentation attack</w:t>
      </w:r>
    </w:p>
    <w:p w14:paraId="0B4AC1A2" w14:textId="77777777" w:rsidR="00B119C8" w:rsidRDefault="00B119C8" w:rsidP="00B119C8">
      <w:pPr>
        <w:pStyle w:val="BodyText"/>
      </w:pPr>
      <w:r>
        <w:t>•</w:t>
      </w:r>
      <w:r>
        <w:tab/>
        <w:t>ARP spoofing attack</w:t>
      </w:r>
    </w:p>
    <w:p w14:paraId="42112E7A" w14:textId="4DF321E4" w:rsidR="009303D9" w:rsidRDefault="00B119C8" w:rsidP="00B119C8">
      <w:pPr>
        <w:pStyle w:val="BodyText"/>
        <w:rPr>
          <w:rtl/>
        </w:rPr>
      </w:pPr>
      <w:r>
        <w:t>•</w:t>
      </w:r>
      <w:r>
        <w:tab/>
        <w:t>WPA/WPA2 cracking attack</w:t>
      </w:r>
    </w:p>
    <w:p w14:paraId="18C4903F" w14:textId="0F40720C" w:rsidR="003B27E6" w:rsidRPr="003B27E6" w:rsidRDefault="003B27E6" w:rsidP="003B27E6">
      <w:pPr>
        <w:pStyle w:val="Heading2"/>
        <w:rPr>
          <w:u w:val="single"/>
        </w:rPr>
      </w:pPr>
      <w:r w:rsidRPr="003B27E6">
        <w:rPr>
          <w:u w:val="single"/>
        </w:rPr>
        <w:t>Mechanism</w:t>
      </w:r>
      <w:r w:rsidRPr="00575F41">
        <w:rPr>
          <w:u w:val="single"/>
        </w:rPr>
        <w:t xml:space="preserve"> </w:t>
      </w:r>
    </w:p>
    <w:p w14:paraId="276ACE1A" w14:textId="77777777" w:rsidR="00DA6458" w:rsidRDefault="00DA6458" w:rsidP="00DA6458">
      <w:pPr>
        <w:pStyle w:val="BodyText"/>
        <w:ind w:firstLine="14.20pt"/>
      </w:pPr>
      <w:r>
        <w:t>A de-authentication attack is a kind of DoS attack that exploits the authentication WPA protocol by sending a forged de-authentication frame to the AP, causing the client to disconnect from the AP. This is the mechanism of the attack:</w:t>
      </w:r>
    </w:p>
    <w:p w14:paraId="47718207" w14:textId="5AEB9046" w:rsidR="00DA6458" w:rsidRDefault="00DA6458" w:rsidP="00DA6458">
      <w:pPr>
        <w:pStyle w:val="BodyText"/>
        <w:ind w:firstLine="14.20pt"/>
      </w:pPr>
      <w:r>
        <w:t>1.</w:t>
      </w:r>
      <w:r>
        <w:tab/>
        <w:t xml:space="preserve">First, the attacker uses Airplay-ng tool to capture </w:t>
      </w:r>
      <w:ins w:id="111" w:author="Orlando Personal" w:date="2023-03-30T16:25:00Z">
        <w:r w:rsidR="00816993">
          <w:rPr>
            <w:lang w:val="en-CA"/>
          </w:rPr>
          <w:t xml:space="preserve">a </w:t>
        </w:r>
      </w:ins>
      <w:r>
        <w:t>four-way handshake between the client and the AP.</w:t>
      </w:r>
    </w:p>
    <w:p w14:paraId="6896246D" w14:textId="77777777" w:rsidR="00DA6458" w:rsidRDefault="00DA6458" w:rsidP="00DA6458">
      <w:pPr>
        <w:pStyle w:val="BodyText"/>
        <w:ind w:firstLine="14.20pt"/>
      </w:pPr>
      <w:r>
        <w:t>2.</w:t>
      </w:r>
      <w:r>
        <w:tab/>
        <w:t>Then attacker sends a series of forged de-authentication packets to the AP to end the communication session with the client (victim) and force the reauthentication process for the client.</w:t>
      </w:r>
    </w:p>
    <w:p w14:paraId="1F94A9EB" w14:textId="3D199AA2" w:rsidR="00DA6458" w:rsidRDefault="00DA6458" w:rsidP="00DA6458">
      <w:pPr>
        <w:pStyle w:val="BodyText"/>
        <w:ind w:firstLine="14.20pt"/>
      </w:pPr>
      <w:r>
        <w:t>3.</w:t>
      </w:r>
      <w:r>
        <w:tab/>
        <w:t>The attacker impersonates the client and authenticates himself to the AP.</w:t>
      </w:r>
    </w:p>
    <w:p w14:paraId="5B02E2D3" w14:textId="3E165A28" w:rsidR="003B27E6" w:rsidRDefault="00DA6458" w:rsidP="00DA6458">
      <w:pPr>
        <w:pStyle w:val="BodyText"/>
        <w:ind w:firstLine="14.20pt"/>
        <w:rPr>
          <w:rtl/>
        </w:rPr>
      </w:pPr>
      <w:r>
        <w:t>Denial of service can be achieved by the attacker when he continuously sends de</w:t>
      </w:r>
      <w:r>
        <w:rPr>
          <w:lang w:val="en-US"/>
        </w:rPr>
        <w:t>-</w:t>
      </w:r>
      <w:r>
        <w:t>authentication packets, causing a DoS attack on the target network. A successful de</w:t>
      </w:r>
      <w:r>
        <w:rPr>
          <w:lang w:val="en-US"/>
        </w:rPr>
        <w:t>-</w:t>
      </w:r>
      <w:r>
        <w:t>authentication attack denies the clients from accessing the network’s resources and causes them to lose connection to the network. In addition, this attack can be used to create further attacks like MITM attack or allow the attacker to crack the WPA encryption key.</w:t>
      </w:r>
    </w:p>
    <w:p w14:paraId="420F9F8F" w14:textId="580D510A" w:rsidR="003B27E6" w:rsidRPr="003B27E6" w:rsidRDefault="003B27E6" w:rsidP="003B27E6">
      <w:pPr>
        <w:pStyle w:val="Heading2"/>
        <w:rPr>
          <w:u w:val="single"/>
        </w:rPr>
      </w:pPr>
      <w:r>
        <w:rPr>
          <w:u w:val="single"/>
        </w:rPr>
        <w:t>Tools</w:t>
      </w:r>
      <w:r w:rsidRPr="00575F41">
        <w:rPr>
          <w:u w:val="single"/>
        </w:rPr>
        <w:t xml:space="preserve"> </w:t>
      </w:r>
    </w:p>
    <w:p w14:paraId="66699213" w14:textId="71DE01DA" w:rsidR="00FE1039" w:rsidRDefault="00FE1039" w:rsidP="00FE1039">
      <w:pPr>
        <w:pStyle w:val="BodyText"/>
        <w:ind w:firstLine="14.20pt"/>
      </w:pPr>
      <w:r>
        <w:t>These are the tools used to achieve different types of wireless DoS attacks [</w:t>
      </w:r>
      <w:r>
        <w:rPr>
          <w:lang w:val="en-US"/>
        </w:rPr>
        <w:t>23</w:t>
      </w:r>
      <w:r>
        <w:t>][2</w:t>
      </w:r>
      <w:r>
        <w:rPr>
          <w:lang w:val="en-US"/>
        </w:rPr>
        <w:t>4</w:t>
      </w:r>
      <w:r>
        <w:t>]:</w:t>
      </w:r>
    </w:p>
    <w:p w14:paraId="7B15D6F7" w14:textId="77777777" w:rsidR="00FE1039" w:rsidRDefault="00FE1039" w:rsidP="00FE1039">
      <w:pPr>
        <w:pStyle w:val="BodyText"/>
        <w:ind w:firstLine="14.20pt"/>
      </w:pPr>
      <w:r>
        <w:t>•</w:t>
      </w:r>
      <w:r>
        <w:tab/>
        <w:t>Airmon-ng</w:t>
      </w:r>
    </w:p>
    <w:p w14:paraId="0FE4A96F" w14:textId="77777777" w:rsidR="00FE1039" w:rsidRDefault="00FE1039" w:rsidP="00FE1039">
      <w:pPr>
        <w:pStyle w:val="BodyText"/>
        <w:ind w:firstLine="14.20pt"/>
      </w:pPr>
      <w:r>
        <w:t>•</w:t>
      </w:r>
      <w:r>
        <w:tab/>
      </w:r>
      <w:proofErr w:type="spellStart"/>
      <w:r>
        <w:t>Airodump</w:t>
      </w:r>
      <w:proofErr w:type="spellEnd"/>
      <w:r>
        <w:t>-ng</w:t>
      </w:r>
    </w:p>
    <w:p w14:paraId="5244C9C9" w14:textId="77777777" w:rsidR="00FE1039" w:rsidRDefault="00FE1039" w:rsidP="00FE1039">
      <w:pPr>
        <w:pStyle w:val="BodyText"/>
        <w:ind w:firstLine="14.20pt"/>
      </w:pPr>
      <w:r>
        <w:t>•</w:t>
      </w:r>
      <w:r>
        <w:tab/>
      </w:r>
      <w:proofErr w:type="spellStart"/>
      <w:r>
        <w:t>Aireplay</w:t>
      </w:r>
      <w:proofErr w:type="spellEnd"/>
      <w:r>
        <w:t>-ng</w:t>
      </w:r>
    </w:p>
    <w:p w14:paraId="6C691ABF" w14:textId="33FE0248" w:rsidR="003B27E6" w:rsidRPr="005B520E" w:rsidRDefault="00FE1039" w:rsidP="00FE1039">
      <w:pPr>
        <w:pStyle w:val="BodyText"/>
        <w:ind w:start="14.20pt" w:firstLine="0pt"/>
      </w:pPr>
      <w:r>
        <w:t>•</w:t>
      </w:r>
      <w:r>
        <w:tab/>
        <w:t>mdk3: this tool is used to inject data into the wireless network. It’s usually used to exploit WIFI 802.11 vulnerabilities.</w:t>
      </w:r>
    </w:p>
    <w:p w14:paraId="1733FD83" w14:textId="08FA4078" w:rsidR="003B27E6" w:rsidRPr="003B27E6" w:rsidRDefault="003B27E6" w:rsidP="003B27E6">
      <w:pPr>
        <w:pStyle w:val="Heading2"/>
        <w:rPr>
          <w:u w:val="single"/>
        </w:rPr>
      </w:pPr>
      <w:r>
        <w:rPr>
          <w:u w:val="single"/>
        </w:rPr>
        <w:t>Detection</w:t>
      </w:r>
      <w:r w:rsidRPr="00575F41">
        <w:rPr>
          <w:u w:val="single"/>
        </w:rPr>
        <w:t xml:space="preserve"> </w:t>
      </w:r>
    </w:p>
    <w:p w14:paraId="40914243" w14:textId="27294947" w:rsidR="003B27E6" w:rsidRDefault="00A668EB" w:rsidP="003B27E6">
      <w:pPr>
        <w:pStyle w:val="BodyText"/>
        <w:ind w:firstLine="14.20pt"/>
        <w:rPr>
          <w:lang w:val="en-US"/>
        </w:rPr>
      </w:pPr>
      <w:r w:rsidRPr="00A668EB">
        <w:t>The following are detection techniques to detect de</w:t>
      </w:r>
      <w:r>
        <w:rPr>
          <w:lang w:val="en-US"/>
        </w:rPr>
        <w:t>-</w:t>
      </w:r>
      <w:r w:rsidRPr="00A668EB">
        <w:t xml:space="preserve">authentication </w:t>
      </w:r>
      <w:del w:id="112" w:author="Orlando Personal" w:date="2023-03-30T16:26:00Z">
        <w:r w:rsidRPr="00A668EB" w:rsidDel="00600612">
          <w:rPr>
            <w:lang w:val="en-CA"/>
          </w:rPr>
          <w:delText>attack</w:delText>
        </w:r>
      </w:del>
      <w:ins w:id="113" w:author="Orlando Personal" w:date="2023-03-30T16:26:00Z">
        <w:r w:rsidR="00600612">
          <w:rPr>
            <w:lang w:val="en-CA"/>
          </w:rPr>
          <w:t>attacks</w:t>
        </w:r>
      </w:ins>
      <w:r>
        <w:rPr>
          <w:lang w:val="en-US"/>
        </w:rPr>
        <w:t>:</w:t>
      </w:r>
    </w:p>
    <w:p w14:paraId="61A5B711" w14:textId="77777777" w:rsidR="00A668EB" w:rsidRDefault="00A668EB" w:rsidP="00A668EB">
      <w:pPr>
        <w:pStyle w:val="BodyText"/>
        <w:ind w:firstLine="7.10pt"/>
        <w:rPr>
          <w:lang w:val="en-US"/>
        </w:rPr>
      </w:pPr>
      <w:r w:rsidRPr="00A668EB">
        <w:rPr>
          <w:lang w:val="en-US"/>
        </w:rPr>
        <w:t>•</w:t>
      </w:r>
      <w:r w:rsidRPr="00A668EB">
        <w:rPr>
          <w:lang w:val="en-US"/>
        </w:rPr>
        <w:tab/>
        <w:t>Mac address spoof detection</w:t>
      </w:r>
      <w:r>
        <w:rPr>
          <w:lang w:val="en-US"/>
        </w:rPr>
        <w:t xml:space="preserve">: </w:t>
      </w:r>
    </w:p>
    <w:p w14:paraId="5B90A0F0" w14:textId="1E0BEAB3" w:rsidR="00A668EB" w:rsidRDefault="00A668EB" w:rsidP="00A668EB">
      <w:pPr>
        <w:pStyle w:val="BodyText"/>
        <w:ind w:start="14.20pt" w:firstLine="0pt"/>
        <w:rPr>
          <w:lang w:val="en-US"/>
        </w:rPr>
      </w:pPr>
      <w:r w:rsidRPr="00A668EB">
        <w:rPr>
          <w:lang w:val="en-US"/>
        </w:rPr>
        <w:t xml:space="preserve">This technique is used to analyze the sequence number pattern of the captured traffic to detect </w:t>
      </w:r>
      <w:ins w:id="114" w:author="Orlando Personal" w:date="2023-03-30T16:26:00Z">
        <w:r w:rsidR="00600612">
          <w:rPr>
            <w:lang w:val="en-US"/>
          </w:rPr>
          <w:t xml:space="preserve">a </w:t>
        </w:r>
      </w:ins>
      <w:r w:rsidRPr="00A668EB">
        <w:rPr>
          <w:lang w:val="en-US"/>
        </w:rPr>
        <w:t>de</w:t>
      </w:r>
      <w:r>
        <w:rPr>
          <w:lang w:val="en-US"/>
        </w:rPr>
        <w:t>-</w:t>
      </w:r>
      <w:r w:rsidRPr="00A668EB">
        <w:rPr>
          <w:lang w:val="en-US"/>
        </w:rPr>
        <w:t xml:space="preserve">authentication attack. Detection systems showed that they were able to capture and detect MAC spoofing attacks traffic to identify </w:t>
      </w:r>
      <w:ins w:id="115" w:author="Orlando Personal" w:date="2023-03-30T16:26:00Z">
        <w:r w:rsidR="00600612">
          <w:rPr>
            <w:lang w:val="en-US"/>
          </w:rPr>
          <w:t xml:space="preserve">a </w:t>
        </w:r>
      </w:ins>
      <w:r w:rsidRPr="00A668EB">
        <w:rPr>
          <w:lang w:val="en-US"/>
        </w:rPr>
        <w:t>de</w:t>
      </w:r>
      <w:r>
        <w:rPr>
          <w:lang w:val="en-US"/>
        </w:rPr>
        <w:t>-</w:t>
      </w:r>
      <w:r w:rsidRPr="00A668EB">
        <w:rPr>
          <w:lang w:val="en-US"/>
        </w:rPr>
        <w:t>authentication attack.</w:t>
      </w:r>
    </w:p>
    <w:p w14:paraId="6133B222" w14:textId="77777777" w:rsidR="00DB4EC7" w:rsidRPr="00DB4EC7" w:rsidRDefault="00DB4EC7" w:rsidP="00DB4EC7">
      <w:pPr>
        <w:pStyle w:val="BodyText"/>
        <w:ind w:start="14.20pt" w:hanging="7.10pt"/>
        <w:rPr>
          <w:lang w:val="en-US"/>
        </w:rPr>
      </w:pPr>
      <w:r w:rsidRPr="00DB4EC7">
        <w:rPr>
          <w:lang w:val="en-US"/>
        </w:rPr>
        <w:t>•</w:t>
      </w:r>
      <w:r w:rsidRPr="00DB4EC7">
        <w:rPr>
          <w:lang w:val="en-US"/>
        </w:rPr>
        <w:tab/>
        <w:t>Wireless intrusion detection system</w:t>
      </w:r>
    </w:p>
    <w:p w14:paraId="1EFFD505" w14:textId="1745BCA3" w:rsidR="00DB4EC7" w:rsidRDefault="00DB4EC7" w:rsidP="00DB4EC7">
      <w:pPr>
        <w:pStyle w:val="BodyText"/>
        <w:ind w:start="14.20pt" w:firstLine="0pt"/>
        <w:rPr>
          <w:lang w:val="en-US"/>
        </w:rPr>
      </w:pPr>
      <w:r w:rsidRPr="00DB4EC7">
        <w:rPr>
          <w:lang w:val="en-US"/>
        </w:rPr>
        <w:t>WIDS is used to monitor and capture malicious traffic that flows inside the network.</w:t>
      </w:r>
    </w:p>
    <w:p w14:paraId="24AD50A6" w14:textId="77777777" w:rsidR="00DB4EC7" w:rsidRPr="00DB4EC7" w:rsidRDefault="00DB4EC7" w:rsidP="00DB4EC7">
      <w:pPr>
        <w:pStyle w:val="BodyText"/>
        <w:ind w:start="14.20pt" w:hanging="7.10pt"/>
        <w:rPr>
          <w:lang w:val="en-US"/>
        </w:rPr>
      </w:pPr>
      <w:r w:rsidRPr="00DB4EC7">
        <w:rPr>
          <w:lang w:val="en-US"/>
        </w:rPr>
        <w:t>•</w:t>
      </w:r>
      <w:r w:rsidRPr="00DB4EC7">
        <w:rPr>
          <w:lang w:val="en-US"/>
        </w:rPr>
        <w:tab/>
        <w:t>Wireless AP logs</w:t>
      </w:r>
    </w:p>
    <w:p w14:paraId="3B1E4ECA" w14:textId="27FBBC6F" w:rsidR="00DB4EC7" w:rsidRDefault="00DB4EC7" w:rsidP="00DB4EC7">
      <w:pPr>
        <w:pStyle w:val="BodyText"/>
        <w:ind w:start="14.20pt" w:firstLine="0pt"/>
        <w:rPr>
          <w:lang w:val="en-US"/>
        </w:rPr>
      </w:pPr>
      <w:r w:rsidRPr="00DB4EC7">
        <w:rPr>
          <w:lang w:val="en-US"/>
        </w:rPr>
        <w:t>In this detection technique, the AP maintains a log of the network’s traffic to identify suspicious or unusual activities that can initiate an attack on the network.</w:t>
      </w:r>
    </w:p>
    <w:p w14:paraId="4FB29EFE" w14:textId="53486575" w:rsidR="00C944E0" w:rsidRPr="00A668EB" w:rsidRDefault="007A7433" w:rsidP="00C944E0">
      <w:pPr>
        <w:pStyle w:val="BodyText"/>
        <w:ind w:firstLine="0pt"/>
        <w:rPr>
          <w:lang w:val="en-US"/>
        </w:rPr>
      </w:pPr>
      <w:r>
        <w:rPr>
          <w:noProof/>
        </w:rPr>
        <w:drawing>
          <wp:anchor distT="0" distB="0" distL="114300" distR="114300" simplePos="0" relativeHeight="251661824" behindDoc="0" locked="0" layoutInCell="1" allowOverlap="1" wp14:anchorId="1B6925B4" wp14:editId="2F85858D">
            <wp:simplePos x="0" y="0"/>
            <wp:positionH relativeFrom="column">
              <wp:posOffset>329565</wp:posOffset>
            </wp:positionH>
            <wp:positionV relativeFrom="paragraph">
              <wp:posOffset>2165985</wp:posOffset>
            </wp:positionV>
            <wp:extent cx="2702560" cy="635"/>
            <wp:effectExtent l="0" t="0" r="2540" b="12065"/>
            <wp:wrapSquare wrapText="bothSides"/>
            <wp:docPr id="8" name="Text Box 8"/>
            <wp:cNvGraphicFramePr/>
            <a:graphic xmlns:a="http://purl.oclc.org/ooxml/drawingml/main">
              <a:graphicData uri="http://schemas.microsoft.com/office/word/2010/wordprocessingShape">
                <wp:wsp>
                  <wp:cNvSpPr txBox="1"/>
                  <wp:spPr>
                    <a:xfrm>
                      <a:off x="0" y="0"/>
                      <a:ext cx="2702560" cy="635"/>
                    </a:xfrm>
                    <a:prstGeom prst="rect">
                      <a:avLst/>
                    </a:prstGeom>
                    <a:solidFill>
                      <a:prstClr val="white"/>
                    </a:solidFill>
                    <a:ln>
                      <a:noFill/>
                    </a:ln>
                  </wp:spPr>
                  <wp:txbx>
                    <wne:txbxContent>
                      <w:p w14:paraId="0519C32C" w14:textId="09259AB7" w:rsidR="007A7433" w:rsidRPr="00314040" w:rsidRDefault="007A7433" w:rsidP="007A7433">
                        <w:pPr>
                          <w:pStyle w:val="Caption"/>
                          <w:rPr>
                            <w:rFonts w:eastAsia="Times New Roman" w:cstheme="minorHAnsi"/>
                            <w:noProof/>
                            <w:color w:val="000000"/>
                            <w:spacing w:val="-1"/>
                            <w:sz w:val="20"/>
                            <w:szCs w:val="20"/>
                            <w:lang w:eastAsia="x-none"/>
                          </w:rPr>
                        </w:pPr>
                        <w:r>
                          <w:t xml:space="preserve">Figure </w:t>
                        </w:r>
                        <w:fldSimple w:instr=" SEQ Figure \* ARABIC ">
                          <w:r w:rsidR="00C00D1F">
                            <w:rPr>
                              <w:noProof/>
                            </w:rPr>
                            <w:t>6</w:t>
                          </w:r>
                        </w:fldSimple>
                        <w:r>
                          <w:t xml:space="preserve"> Generic DoS Attack</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C944E0">
        <w:rPr>
          <w:rFonts w:eastAsia="Times New Roman" w:cstheme="minorHAnsi"/>
          <w:noProof/>
          <w:color w:val="000000"/>
          <w:lang w:val="en-CA"/>
        </w:rPr>
        <w:drawing>
          <wp:anchor distT="0" distB="0" distL="114300" distR="114300" simplePos="0" relativeHeight="251659776" behindDoc="0" locked="0" layoutInCell="1" allowOverlap="1" wp14:anchorId="2608DDA9" wp14:editId="6F4D2000">
            <wp:simplePos x="0" y="0"/>
            <wp:positionH relativeFrom="column">
              <wp:posOffset>329565</wp:posOffset>
            </wp:positionH>
            <wp:positionV relativeFrom="paragraph">
              <wp:posOffset>226695</wp:posOffset>
            </wp:positionV>
            <wp:extent cx="2702560" cy="1882140"/>
            <wp:effectExtent l="12700" t="12700" r="15240" b="10160"/>
            <wp:wrapSquare wrapText="bothSides"/>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2560" cy="18821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FA7DC9C" w14:textId="1F14EDAD" w:rsidR="003B27E6" w:rsidRPr="003B27E6" w:rsidRDefault="00F901D4" w:rsidP="003B27E6">
      <w:pPr>
        <w:pStyle w:val="Heading2"/>
        <w:rPr>
          <w:u w:val="single"/>
        </w:rPr>
      </w:pPr>
      <w:r w:rsidRPr="00F901D4">
        <w:rPr>
          <w:u w:val="single"/>
        </w:rPr>
        <w:t xml:space="preserve">Countermeasures </w:t>
      </w:r>
      <w:r w:rsidR="003B27E6" w:rsidRPr="00575F41">
        <w:rPr>
          <w:u w:val="single"/>
        </w:rPr>
        <w:t xml:space="preserve"> </w:t>
      </w:r>
    </w:p>
    <w:p w14:paraId="5C15058B" w14:textId="44D8D0CA" w:rsidR="006F13F1" w:rsidRDefault="006F13F1" w:rsidP="006F13F1">
      <w:pPr>
        <w:pStyle w:val="BodyText"/>
        <w:ind w:firstLine="14.20pt"/>
      </w:pPr>
      <w:r>
        <w:t xml:space="preserve">Denial of service attack is a powerful attack that threatens the availability and the security of the network. However, there are defensive techniques to encounter it. The following are techniques to mitigate the risk of </w:t>
      </w:r>
      <w:del w:id="116" w:author="Orlando Personal" w:date="2023-03-30T16:26:00Z">
        <w:r w:rsidDel="00600612">
          <w:rPr>
            <w:lang w:val="en-CA"/>
          </w:rPr>
          <w:delText>deauthentication</w:delText>
        </w:r>
      </w:del>
      <w:ins w:id="117" w:author="Orlando Personal" w:date="2023-03-30T16:26:00Z">
        <w:r w:rsidR="00600612">
          <w:rPr>
            <w:lang w:val="en-CA"/>
          </w:rPr>
          <w:t>de-authentication</w:t>
        </w:r>
      </w:ins>
      <w:r>
        <w:t xml:space="preserve"> attack on the wireless network:</w:t>
      </w:r>
    </w:p>
    <w:p w14:paraId="04C01C5F" w14:textId="2DD85343" w:rsidR="006F13F1" w:rsidRDefault="006F13F1" w:rsidP="006F13F1">
      <w:pPr>
        <w:pStyle w:val="BodyText"/>
        <w:ind w:firstLine="14.20pt"/>
      </w:pPr>
      <w:r>
        <w:t>•</w:t>
      </w:r>
      <w:r>
        <w:tab/>
        <w:t>Upgrade to secure WIFI protocol</w:t>
      </w:r>
      <w:r>
        <w:rPr>
          <w:lang w:val="en-US"/>
        </w:rPr>
        <w:t xml:space="preserve"> </w:t>
      </w:r>
      <w:proofErr w:type="spellStart"/>
      <w:r>
        <w:rPr>
          <w:lang w:val="en-US"/>
        </w:rPr>
        <w:t>b</w:t>
      </w:r>
      <w:r>
        <w:t>y</w:t>
      </w:r>
      <w:proofErr w:type="spellEnd"/>
      <w:r>
        <w:t xml:space="preserve"> upgrading the WIFI protocol to secure protocols like WPA2 or WPA3</w:t>
      </w:r>
      <w:del w:id="118" w:author="Orlando Personal" w:date="2023-03-30T16:26:00Z">
        <w:r w:rsidDel="00600612">
          <w:rPr>
            <w:lang w:val="en-CA"/>
          </w:rPr>
          <w:delText xml:space="preserve"> this</w:delText>
        </w:r>
      </w:del>
      <w:ins w:id="119" w:author="Orlando Personal" w:date="2023-03-30T16:26:00Z">
        <w:r w:rsidR="00600612">
          <w:rPr>
            <w:lang w:val="en-CA"/>
          </w:rPr>
          <w:t>; this</w:t>
        </w:r>
      </w:ins>
      <w:r>
        <w:t xml:space="preserve"> minimizes the chance of DoS attack to occur on the network.</w:t>
      </w:r>
    </w:p>
    <w:p w14:paraId="590D201B" w14:textId="77777777" w:rsidR="006F13F1" w:rsidRDefault="006F13F1" w:rsidP="006F13F1">
      <w:pPr>
        <w:pStyle w:val="BodyText"/>
        <w:ind w:firstLine="14.20pt"/>
      </w:pPr>
    </w:p>
    <w:p w14:paraId="72AD0F81" w14:textId="33554A29" w:rsidR="006F13F1" w:rsidRDefault="006F13F1" w:rsidP="006F13F1">
      <w:pPr>
        <w:pStyle w:val="BodyText"/>
        <w:ind w:firstLine="14.20pt"/>
      </w:pPr>
      <w:r>
        <w:t>•</w:t>
      </w:r>
      <w:r>
        <w:tab/>
        <w:t xml:space="preserve">Configure AP to drop </w:t>
      </w:r>
      <w:del w:id="120" w:author="Orlando Personal" w:date="2023-03-30T16:26:00Z">
        <w:r w:rsidDel="00600612">
          <w:rPr>
            <w:lang w:val="en-CA"/>
          </w:rPr>
          <w:delText>deauthentication</w:delText>
        </w:r>
      </w:del>
      <w:ins w:id="121" w:author="Orlando Personal" w:date="2023-03-30T16:26:00Z">
        <w:r w:rsidR="00600612">
          <w:rPr>
            <w:lang w:val="en-CA"/>
          </w:rPr>
          <w:t>de-authentication</w:t>
        </w:r>
      </w:ins>
      <w:r>
        <w:t xml:space="preserve"> packets that originate from outside the network.</w:t>
      </w:r>
    </w:p>
    <w:p w14:paraId="05C6FF1A" w14:textId="7438AAB1" w:rsidR="003B27E6" w:rsidRPr="005B520E" w:rsidRDefault="006F13F1" w:rsidP="006F13F1">
      <w:pPr>
        <w:pStyle w:val="BodyText"/>
        <w:ind w:firstLine="14.20pt"/>
      </w:pPr>
      <w:r>
        <w:t>•</w:t>
      </w:r>
      <w:r>
        <w:tab/>
        <w:t>Implementing network access control (NAC).</w:t>
      </w:r>
    </w:p>
    <w:p w14:paraId="4E53192F" w14:textId="6090C222" w:rsidR="00C060CB" w:rsidRDefault="00C060CB" w:rsidP="00C060CB">
      <w:pPr>
        <w:pStyle w:val="Heading1"/>
        <w:rPr>
          <w:b/>
          <w:bCs/>
          <w:rtl/>
        </w:rPr>
      </w:pPr>
      <w:r w:rsidRPr="00C060CB">
        <w:rPr>
          <w:b/>
          <w:bCs/>
        </w:rPr>
        <w:t>Chop-Chop attack</w:t>
      </w:r>
    </w:p>
    <w:p w14:paraId="64F9FCC2" w14:textId="77777777" w:rsidR="00C060CB" w:rsidRPr="003B27E6" w:rsidRDefault="00C060CB" w:rsidP="00C060CB">
      <w:pPr>
        <w:pStyle w:val="Heading2"/>
        <w:rPr>
          <w:u w:val="single"/>
        </w:rPr>
      </w:pPr>
      <w:r w:rsidRPr="00575F41">
        <w:rPr>
          <w:u w:val="single"/>
        </w:rPr>
        <w:t xml:space="preserve">Definition </w:t>
      </w:r>
    </w:p>
    <w:p w14:paraId="656292C3" w14:textId="52929EC1" w:rsidR="00C060CB" w:rsidRDefault="00FC2E84" w:rsidP="00C060CB">
      <w:pPr>
        <w:pStyle w:val="BodyText"/>
      </w:pPr>
      <w:r w:rsidRPr="00FC2E84">
        <w:t xml:space="preserve">A chop-chop attack is a passive attack that breaks the confidentiality and integrity of the message. In this attack, the attacker tries to obtain information about the message from its ciphertext by repeatedly manipulating and retransmitting the packet until the attacker is able to determine the pre-shared </w:t>
      </w:r>
      <w:r w:rsidRPr="00FC2E84">
        <w:lastRenderedPageBreak/>
        <w:t>key (PSK) used to encrypt the network traffic [</w:t>
      </w:r>
      <w:r>
        <w:rPr>
          <w:lang w:val="en-US"/>
        </w:rPr>
        <w:t>26</w:t>
      </w:r>
      <w:r w:rsidRPr="00FC2E84">
        <w:t>]. This attack is used to exploit the weaknesses of WEP. However, it’s not effective against more secure encryption protocols like WPA and WPA2 with robust security features [</w:t>
      </w:r>
      <w:r>
        <w:rPr>
          <w:lang w:val="en-US"/>
        </w:rPr>
        <w:t>27</w:t>
      </w:r>
      <w:r w:rsidRPr="00FC2E84">
        <w:t>].</w:t>
      </w:r>
    </w:p>
    <w:p w14:paraId="14D91CED" w14:textId="3C7D1B3B" w:rsidR="00195C78" w:rsidRPr="003B27E6" w:rsidRDefault="000C6038" w:rsidP="00195C78">
      <w:pPr>
        <w:pStyle w:val="Heading2"/>
        <w:rPr>
          <w:u w:val="single"/>
        </w:rPr>
      </w:pPr>
      <w:r w:rsidRPr="000C6038">
        <w:rPr>
          <w:u w:val="single"/>
        </w:rPr>
        <w:t>Mechanism</w:t>
      </w:r>
      <w:r w:rsidR="00195C78" w:rsidRPr="00575F41">
        <w:rPr>
          <w:u w:val="single"/>
        </w:rPr>
        <w:t xml:space="preserve"> </w:t>
      </w:r>
    </w:p>
    <w:p w14:paraId="66CD68BD" w14:textId="32C37B4F" w:rsidR="002A3F0C" w:rsidRDefault="002A3F0C" w:rsidP="002A3F0C">
      <w:pPr>
        <w:pStyle w:val="BodyText"/>
        <w:ind w:firstLine="14.20pt"/>
      </w:pPr>
      <w:r>
        <w:t>Let’s assume the following conditions of the network that will be attacked [</w:t>
      </w:r>
      <w:r>
        <w:rPr>
          <w:lang w:val="en-US"/>
        </w:rPr>
        <w:t>28</w:t>
      </w:r>
      <w:r>
        <w:t>]:</w:t>
      </w:r>
    </w:p>
    <w:p w14:paraId="0FF86722" w14:textId="105E4A09" w:rsidR="002A3F0C" w:rsidRDefault="002A3F0C" w:rsidP="002A3F0C">
      <w:pPr>
        <w:pStyle w:val="BodyText"/>
        <w:ind w:firstLine="14.20pt"/>
      </w:pPr>
      <w:r>
        <w:t>•</w:t>
      </w:r>
      <w:r>
        <w:tab/>
        <w:t>IPv4 protocol is used where the attacker knows most bytes of the IP addresses in the network (ex. 192.168.1.X).</w:t>
      </w:r>
    </w:p>
    <w:p w14:paraId="5D82A18C" w14:textId="0595E288" w:rsidR="002A3F0C" w:rsidRDefault="002A3F0C" w:rsidP="002A3F0C">
      <w:pPr>
        <w:pStyle w:val="BodyText"/>
        <w:ind w:firstLine="14.20pt"/>
      </w:pPr>
      <w:r>
        <w:t>•</w:t>
      </w:r>
      <w:r>
        <w:tab/>
        <w:t xml:space="preserve">The network </w:t>
      </w:r>
      <w:del w:id="122" w:author="Orlando Personal" w:date="2023-03-30T16:26:00Z">
        <w:r w:rsidDel="00600612">
          <w:rPr>
            <w:lang w:val="en-CA"/>
          </w:rPr>
          <w:delText>is using</w:delText>
        </w:r>
      </w:del>
      <w:ins w:id="123" w:author="Orlando Personal" w:date="2023-03-30T16:26:00Z">
        <w:r w:rsidR="00600612">
          <w:rPr>
            <w:lang w:val="en-CA"/>
          </w:rPr>
          <w:t>uses</w:t>
        </w:r>
      </w:ins>
      <w:r>
        <w:t xml:space="preserve"> TKIP which is used by the client to communicate with the access point (AP).</w:t>
      </w:r>
    </w:p>
    <w:p w14:paraId="77DB4BBF" w14:textId="357BBB9B" w:rsidR="002A3F0C" w:rsidRDefault="002A3F0C" w:rsidP="002A3F0C">
      <w:pPr>
        <w:pStyle w:val="BodyText"/>
        <w:ind w:firstLine="14.20pt"/>
      </w:pPr>
      <w:r>
        <w:t>•</w:t>
      </w:r>
      <w:r>
        <w:tab/>
        <w:t>IEEE 802.11e QoS features are supported by the network which allows 8 different channels for data flow.</w:t>
      </w:r>
    </w:p>
    <w:p w14:paraId="63D01DAF" w14:textId="32F5E063" w:rsidR="003B27E6" w:rsidRDefault="002A3F0C" w:rsidP="002A3F0C">
      <w:pPr>
        <w:pStyle w:val="BodyText"/>
        <w:ind w:firstLine="14.20pt"/>
      </w:pPr>
      <w:r>
        <w:t>•</w:t>
      </w:r>
      <w:r>
        <w:tab/>
        <w:t>A long re-keying interval for TKIP is being used.</w:t>
      </w:r>
    </w:p>
    <w:p w14:paraId="2348FCE7" w14:textId="506FBF91" w:rsidR="00A94DEE" w:rsidRDefault="00A94DEE" w:rsidP="00A94DEE">
      <w:pPr>
        <w:pStyle w:val="BodyText"/>
        <w:ind w:firstLine="0pt"/>
      </w:pPr>
      <w:r w:rsidRPr="00A94DEE">
        <w:t>These network conditions are quite realistic for most networks deployed today. For the attacker to create a chop-chop attack against a network. First, the attacker captures an encrypted ARP request/response from the network’s traffic. From this ARP packet, most of the plaintext of it is known to the attacker except the 4 bytes of the MIC, 12 bytes of the ICV (checksum), and the last byte of the source and destination IP addresses. Then, the attacker tries to guess the ICV by repeatedly manipulating the packet and sending it to the AP. When the AP receives the ARP packet</w:t>
      </w:r>
      <w:ins w:id="124" w:author="Orlando Personal" w:date="2023-03-30T16:27:00Z">
        <w:r w:rsidR="00600612">
          <w:rPr>
            <w:lang w:val="en-CA"/>
          </w:rPr>
          <w:t>,</w:t>
        </w:r>
      </w:ins>
      <w:r w:rsidRPr="00A94DEE">
        <w:t xml:space="preserve"> it will check the last byte of the packet. If it is incorrect, it will drop it else it will send a response to the attacker where he concludes that he successfully guessed ICV. Then the attacker goes back through the rest of the bytes until he guesses the entire packet bytes [</w:t>
      </w:r>
      <w:r>
        <w:rPr>
          <w:lang w:val="en-US"/>
        </w:rPr>
        <w:t>29</w:t>
      </w:r>
      <w:r w:rsidRPr="00A94DEE">
        <w:t>]. With this attack, the attacker will be able to recover the MIC key, the keystream to decrypt the messages</w:t>
      </w:r>
      <w:del w:id="125" w:author="Orlando Personal" w:date="2023-03-30T16:27:00Z">
        <w:r w:rsidRPr="00A94DEE" w:rsidDel="00600612">
          <w:delText>,</w:delText>
        </w:r>
      </w:del>
      <w:r w:rsidRPr="00A94DEE">
        <w:t xml:space="preserve"> and construct further advanced attacks.</w:t>
      </w:r>
    </w:p>
    <w:p w14:paraId="014EF5B1" w14:textId="7FB8DC89" w:rsidR="000C6038" w:rsidRPr="003B27E6" w:rsidRDefault="000C6038" w:rsidP="000C6038">
      <w:pPr>
        <w:pStyle w:val="Heading2"/>
        <w:rPr>
          <w:u w:val="single"/>
        </w:rPr>
      </w:pPr>
      <w:r>
        <w:rPr>
          <w:u w:val="single"/>
        </w:rPr>
        <w:t>Tools</w:t>
      </w:r>
      <w:r w:rsidRPr="00575F41">
        <w:rPr>
          <w:u w:val="single"/>
        </w:rPr>
        <w:t xml:space="preserve"> </w:t>
      </w:r>
    </w:p>
    <w:p w14:paraId="1C9B4846" w14:textId="77777777" w:rsidR="00DA6B09" w:rsidRDefault="00DA6B09" w:rsidP="00DA6B09">
      <w:pPr>
        <w:pStyle w:val="BodyText"/>
        <w:ind w:firstLine="14.20pt"/>
      </w:pPr>
      <w:r>
        <w:t xml:space="preserve">Chop-chop attack can be achieved using the following tools: </w:t>
      </w:r>
    </w:p>
    <w:p w14:paraId="0C306918" w14:textId="554AEACD" w:rsidR="00DA6B09" w:rsidRDefault="00DA6B09" w:rsidP="00DA6B09">
      <w:pPr>
        <w:pStyle w:val="BodyText"/>
        <w:tabs>
          <w:tab w:val="clear" w:pos="14.40pt"/>
          <w:tab w:val="start" w:pos="0pt"/>
        </w:tabs>
        <w:ind w:firstLine="0pt"/>
      </w:pPr>
      <w:r>
        <w:t>•</w:t>
      </w:r>
      <w:r>
        <w:rPr>
          <w:lang w:val="en-US"/>
        </w:rPr>
        <w:t xml:space="preserve"> </w:t>
      </w:r>
      <w:proofErr w:type="spellStart"/>
      <w:r>
        <w:t>Airodump</w:t>
      </w:r>
      <w:proofErr w:type="spellEnd"/>
      <w:r>
        <w:t>-ng</w:t>
      </w:r>
    </w:p>
    <w:p w14:paraId="383C7205" w14:textId="4F3506D6" w:rsidR="00DA6B09" w:rsidRDefault="00DA6B09" w:rsidP="00DA6B09">
      <w:pPr>
        <w:pStyle w:val="BodyText"/>
        <w:tabs>
          <w:tab w:val="clear" w:pos="14.40pt"/>
          <w:tab w:val="start" w:pos="0pt"/>
        </w:tabs>
        <w:ind w:firstLine="0pt"/>
      </w:pPr>
      <w:r>
        <w:t>•</w:t>
      </w:r>
      <w:r>
        <w:rPr>
          <w:lang w:val="en-US"/>
        </w:rPr>
        <w:t xml:space="preserve"> </w:t>
      </w:r>
      <w:proofErr w:type="spellStart"/>
      <w:r>
        <w:t>Aireplay</w:t>
      </w:r>
      <w:proofErr w:type="spellEnd"/>
      <w:r>
        <w:t>-ng</w:t>
      </w:r>
    </w:p>
    <w:p w14:paraId="01EEFB6B" w14:textId="621290E7" w:rsidR="00DA6B09" w:rsidRDefault="00DA6B09" w:rsidP="00DA6B09">
      <w:pPr>
        <w:pStyle w:val="BodyText"/>
        <w:tabs>
          <w:tab w:val="clear" w:pos="14.40pt"/>
          <w:tab w:val="start" w:pos="0pt"/>
        </w:tabs>
        <w:ind w:start="7.10pt" w:hanging="7.10pt"/>
      </w:pPr>
      <w:r>
        <w:t>•</w:t>
      </w:r>
      <w:r>
        <w:rPr>
          <w:lang w:val="en-US"/>
        </w:rPr>
        <w:t xml:space="preserve"> </w:t>
      </w:r>
      <w:proofErr w:type="spellStart"/>
      <w:r>
        <w:t>Packetforge</w:t>
      </w:r>
      <w:proofErr w:type="spellEnd"/>
      <w:r>
        <w:t xml:space="preserve">-ng: This tool is used to create encrypted packets that are used for injection. </w:t>
      </w:r>
      <w:del w:id="126" w:author="Orlando Personal" w:date="2023-03-30T16:27:00Z">
        <w:r w:rsidDel="00600612">
          <w:rPr>
            <w:lang w:val="en-CA"/>
          </w:rPr>
          <w:delText>Most</w:delText>
        </w:r>
      </w:del>
      <w:ins w:id="127" w:author="Orlando Personal" w:date="2023-03-30T16:27:00Z">
        <w:r w:rsidR="00600612">
          <w:rPr>
            <w:lang w:val="en-CA"/>
          </w:rPr>
          <w:t>The most</w:t>
        </w:r>
      </w:ins>
      <w:r>
        <w:t xml:space="preserve"> common use of it is to create ARP requests that will be used for an injection attack [</w:t>
      </w:r>
      <w:r>
        <w:rPr>
          <w:lang w:val="en-US"/>
        </w:rPr>
        <w:t>30</w:t>
      </w:r>
      <w:r>
        <w:t>].</w:t>
      </w:r>
    </w:p>
    <w:p w14:paraId="4D343741" w14:textId="482FE3EE" w:rsidR="000C6038" w:rsidRPr="005B520E" w:rsidRDefault="00DA6B09" w:rsidP="00DA6B09">
      <w:pPr>
        <w:pStyle w:val="BodyText"/>
        <w:tabs>
          <w:tab w:val="clear" w:pos="14.40pt"/>
          <w:tab w:val="start" w:pos="7.10pt"/>
        </w:tabs>
        <w:ind w:firstLine="0pt"/>
      </w:pPr>
      <w:r>
        <w:t>•</w:t>
      </w:r>
      <w:r>
        <w:tab/>
      </w:r>
      <w:proofErr w:type="spellStart"/>
      <w:r>
        <w:t>Aircrack</w:t>
      </w:r>
      <w:proofErr w:type="spellEnd"/>
      <w:r>
        <w:t>-ng</w:t>
      </w:r>
    </w:p>
    <w:p w14:paraId="67389C0B" w14:textId="2FD09EFA" w:rsidR="000C6038" w:rsidRPr="003B27E6" w:rsidRDefault="000C6038" w:rsidP="000C6038">
      <w:pPr>
        <w:pStyle w:val="Heading2"/>
        <w:rPr>
          <w:u w:val="single"/>
        </w:rPr>
      </w:pPr>
      <w:r w:rsidRPr="000C6038">
        <w:rPr>
          <w:u w:val="single"/>
        </w:rPr>
        <w:t>Detection</w:t>
      </w:r>
      <w:r w:rsidRPr="00575F41">
        <w:rPr>
          <w:u w:val="single"/>
        </w:rPr>
        <w:t xml:space="preserve"> </w:t>
      </w:r>
    </w:p>
    <w:p w14:paraId="527115F5" w14:textId="77777777" w:rsidR="00864198" w:rsidRDefault="00864198" w:rsidP="00864198">
      <w:pPr>
        <w:pStyle w:val="BodyText"/>
        <w:ind w:firstLine="14.20pt"/>
      </w:pPr>
      <w:r>
        <w:t>There are different techniques that can be used to detect the chop-chop attack. The following are some of the techniques:</w:t>
      </w:r>
    </w:p>
    <w:p w14:paraId="38B6AA34" w14:textId="0230546D" w:rsidR="00864198" w:rsidRDefault="00864198" w:rsidP="00864198">
      <w:pPr>
        <w:pStyle w:val="BodyText"/>
        <w:ind w:firstLine="14.20pt"/>
      </w:pPr>
      <w:r>
        <w:t>•</w:t>
      </w:r>
      <w:r>
        <w:tab/>
        <w:t>Packet sniffing tools: these tools are used to detect the chop-chop attack by monitoring data packets with incorrect checksum. The tool will capture and analyze data packets in the traffic to identify the chop-chop attack before it occurs.</w:t>
      </w:r>
    </w:p>
    <w:p w14:paraId="39FF5057" w14:textId="132396BE" w:rsidR="00864198" w:rsidRDefault="00864198" w:rsidP="00864198">
      <w:pPr>
        <w:pStyle w:val="BodyText"/>
        <w:ind w:firstLine="14.20pt"/>
      </w:pPr>
      <w:r>
        <w:t>•</w:t>
      </w:r>
      <w:r>
        <w:tab/>
        <w:t xml:space="preserve">Wireless intrusion detection system: this system checks the anomaly </w:t>
      </w:r>
      <w:proofErr w:type="spellStart"/>
      <w:r>
        <w:t>behaviours</w:t>
      </w:r>
      <w:proofErr w:type="spellEnd"/>
      <w:r>
        <w:t xml:space="preserve"> in the network traffic like an unusual amount of network traffic at certain times or an unusual number of retransmissions from the client.</w:t>
      </w:r>
    </w:p>
    <w:p w14:paraId="01C738BA" w14:textId="12B9EFC7" w:rsidR="000C6038" w:rsidRPr="005B520E" w:rsidRDefault="00864198" w:rsidP="00864198">
      <w:pPr>
        <w:pStyle w:val="BodyText"/>
        <w:ind w:firstLine="14.20pt"/>
      </w:pPr>
      <w:r>
        <w:t>•</w:t>
      </w:r>
      <w:r>
        <w:tab/>
        <w:t>Network traffic analysis: these tools are used to detect chop-chop attacks by looking for patterns in the network traffic.</w:t>
      </w:r>
    </w:p>
    <w:p w14:paraId="52D7EC2B" w14:textId="65DDC730" w:rsidR="000C6038" w:rsidRPr="003B27E6" w:rsidRDefault="000C6038" w:rsidP="000C6038">
      <w:pPr>
        <w:pStyle w:val="Heading2"/>
        <w:rPr>
          <w:u w:val="single"/>
        </w:rPr>
      </w:pPr>
      <w:r w:rsidRPr="000C6038">
        <w:rPr>
          <w:u w:val="single"/>
        </w:rPr>
        <w:t xml:space="preserve">Countermeasures </w:t>
      </w:r>
      <w:r w:rsidRPr="00575F41">
        <w:rPr>
          <w:u w:val="single"/>
        </w:rPr>
        <w:t xml:space="preserve"> </w:t>
      </w:r>
    </w:p>
    <w:p w14:paraId="408C1B18" w14:textId="1D70F859" w:rsidR="000C6038" w:rsidRDefault="00864198" w:rsidP="000C6038">
      <w:pPr>
        <w:pStyle w:val="BodyText"/>
        <w:ind w:firstLine="14.20pt"/>
        <w:rPr>
          <w:lang w:val="en-US"/>
        </w:rPr>
      </w:pPr>
      <w:r w:rsidRPr="00864198">
        <w:t xml:space="preserve">The following are countermeasures to prevent chop-chop </w:t>
      </w:r>
      <w:del w:id="128" w:author="Orlando Personal" w:date="2023-03-30T16:26:00Z">
        <w:r w:rsidRPr="00864198" w:rsidDel="00600612">
          <w:rPr>
            <w:lang w:val="en-CA"/>
          </w:rPr>
          <w:delText>attack</w:delText>
        </w:r>
      </w:del>
      <w:ins w:id="129" w:author="Orlando Personal" w:date="2023-03-30T16:26:00Z">
        <w:r w:rsidR="00600612">
          <w:rPr>
            <w:lang w:val="en-CA"/>
          </w:rPr>
          <w:t>attacks</w:t>
        </w:r>
      </w:ins>
      <w:r>
        <w:rPr>
          <w:lang w:val="en-US"/>
        </w:rPr>
        <w:t>:</w:t>
      </w:r>
    </w:p>
    <w:p w14:paraId="7D3EDCEA" w14:textId="4EECA622" w:rsidR="00864198" w:rsidRPr="00864198" w:rsidRDefault="00864198" w:rsidP="00864198">
      <w:pPr>
        <w:pStyle w:val="BodyText"/>
        <w:rPr>
          <w:lang w:val="en-US"/>
        </w:rPr>
      </w:pPr>
      <w:r w:rsidRPr="00864198">
        <w:rPr>
          <w:lang w:val="en-US"/>
        </w:rPr>
        <w:t>•</w:t>
      </w:r>
      <w:r>
        <w:rPr>
          <w:lang w:val="en-US"/>
        </w:rPr>
        <w:t xml:space="preserve"> </w:t>
      </w:r>
      <w:r w:rsidRPr="00864198">
        <w:rPr>
          <w:lang w:val="en-US"/>
        </w:rPr>
        <w:t>Use short rekeying time.</w:t>
      </w:r>
    </w:p>
    <w:p w14:paraId="6FADFF4E" w14:textId="78896D17" w:rsidR="00864198" w:rsidRPr="00864198" w:rsidRDefault="00864198" w:rsidP="00864198">
      <w:pPr>
        <w:pStyle w:val="BodyText"/>
        <w:ind w:start="14.20pt" w:firstLine="0.20pt"/>
        <w:rPr>
          <w:lang w:val="en-US"/>
        </w:rPr>
      </w:pPr>
      <w:r w:rsidRPr="00864198">
        <w:rPr>
          <w:lang w:val="en-US"/>
        </w:rPr>
        <w:t>•</w:t>
      </w:r>
      <w:r>
        <w:rPr>
          <w:lang w:val="en-US"/>
        </w:rPr>
        <w:t xml:space="preserve"> </w:t>
      </w:r>
      <w:r w:rsidRPr="00864198">
        <w:rPr>
          <w:lang w:val="en-US"/>
        </w:rPr>
        <w:t>Disabling the client from sending MIC failure report frame to the AP.</w:t>
      </w:r>
    </w:p>
    <w:p w14:paraId="652637C2" w14:textId="0636097D" w:rsidR="00864198" w:rsidRDefault="00864198" w:rsidP="00864198">
      <w:pPr>
        <w:pStyle w:val="BodyText"/>
        <w:ind w:firstLine="14.20pt"/>
        <w:rPr>
          <w:lang w:val="en-US"/>
        </w:rPr>
      </w:pPr>
      <w:r w:rsidRPr="00864198">
        <w:rPr>
          <w:lang w:val="en-US"/>
        </w:rPr>
        <w:t>•</w:t>
      </w:r>
      <w:r>
        <w:rPr>
          <w:lang w:val="en-US"/>
        </w:rPr>
        <w:t xml:space="preserve"> </w:t>
      </w:r>
      <w:r w:rsidRPr="00864198">
        <w:rPr>
          <w:lang w:val="en-US"/>
        </w:rPr>
        <w:t>Allow CCMP in the network and disable TKIP.</w:t>
      </w:r>
    </w:p>
    <w:p w14:paraId="6FBF22B7" w14:textId="24DA47A3" w:rsidR="00864198" w:rsidRPr="00864198" w:rsidRDefault="00864198" w:rsidP="00864198">
      <w:pPr>
        <w:pStyle w:val="BodyText"/>
        <w:ind w:firstLine="0pt"/>
        <w:rPr>
          <w:lang w:val="en-US"/>
        </w:rPr>
      </w:pPr>
      <w:r w:rsidRPr="00864198">
        <w:rPr>
          <w:lang w:val="en-US"/>
        </w:rPr>
        <w:t xml:space="preserve">In addition, TKIP provides the following to prevent chop-chop </w:t>
      </w:r>
      <w:del w:id="130" w:author="Orlando Personal" w:date="2023-03-30T16:26:00Z">
        <w:r w:rsidRPr="00864198" w:rsidDel="00600612">
          <w:rPr>
            <w:lang w:val="en-US"/>
          </w:rPr>
          <w:delText>attack</w:delText>
        </w:r>
      </w:del>
      <w:ins w:id="131" w:author="Orlando Personal" w:date="2023-03-30T16:26:00Z">
        <w:r w:rsidR="00600612">
          <w:rPr>
            <w:lang w:val="en-US"/>
          </w:rPr>
          <w:t>attacks</w:t>
        </w:r>
      </w:ins>
      <w:r w:rsidRPr="00864198">
        <w:rPr>
          <w:lang w:val="en-US"/>
        </w:rPr>
        <w:t xml:space="preserve"> [</w:t>
      </w:r>
      <w:r>
        <w:rPr>
          <w:lang w:val="en-US"/>
        </w:rPr>
        <w:t>28</w:t>
      </w:r>
      <w:r w:rsidRPr="00864198">
        <w:rPr>
          <w:lang w:val="en-US"/>
        </w:rPr>
        <w:t xml:space="preserve">]: </w:t>
      </w:r>
    </w:p>
    <w:p w14:paraId="12A3C124" w14:textId="77777777" w:rsidR="00864198" w:rsidRPr="00864198" w:rsidRDefault="00864198" w:rsidP="00864198">
      <w:pPr>
        <w:pStyle w:val="BodyText"/>
        <w:ind w:start="14.20pt" w:firstLine="0pt"/>
        <w:rPr>
          <w:lang w:val="en-US"/>
        </w:rPr>
      </w:pPr>
      <w:r w:rsidRPr="00864198">
        <w:rPr>
          <w:lang w:val="en-US"/>
        </w:rPr>
        <w:t>1.</w:t>
      </w:r>
      <w:r w:rsidRPr="00864198">
        <w:rPr>
          <w:lang w:val="en-US"/>
        </w:rPr>
        <w:tab/>
        <w:t xml:space="preserve">If the AP receives a correct, but it’s out of order (lower value for the TSC counter), so the AP discards it. </w:t>
      </w:r>
    </w:p>
    <w:p w14:paraId="19C9969E" w14:textId="2F3542E4" w:rsidR="00864198" w:rsidRDefault="00864198" w:rsidP="00864198">
      <w:pPr>
        <w:pStyle w:val="BodyText"/>
        <w:ind w:start="14.20pt" w:firstLine="0pt"/>
        <w:rPr>
          <w:lang w:val="en-US"/>
        </w:rPr>
      </w:pPr>
      <w:r w:rsidRPr="00864198">
        <w:rPr>
          <w:lang w:val="en-US"/>
        </w:rPr>
        <w:t>2.</w:t>
      </w:r>
      <w:r w:rsidRPr="00864198">
        <w:rPr>
          <w:lang w:val="en-US"/>
        </w:rPr>
        <w:tab/>
        <w:t>If the client receives a packet with a correct checksum however when he verifies the MIC and the verification fails, an attack is assumed, and the AP is notified by sending a MIC failure report frame.</w:t>
      </w:r>
    </w:p>
    <w:p w14:paraId="7027BD27" w14:textId="5269E631" w:rsidR="00FE2661" w:rsidRPr="00864198" w:rsidRDefault="0085065A" w:rsidP="004371CA">
      <w:pPr>
        <w:pStyle w:val="BodyText"/>
        <w:ind w:start="14.20pt" w:firstLine="0pt"/>
        <w:jc w:val="center"/>
        <w:rPr>
          <w:lang w:val="en-US"/>
        </w:rPr>
      </w:pPr>
      <w:r>
        <w:rPr>
          <w:noProof/>
        </w:rPr>
        <w:drawing>
          <wp:anchor distT="0" distB="0" distL="114300" distR="114300" simplePos="0" relativeHeight="251665920" behindDoc="0" locked="0" layoutInCell="1" allowOverlap="1" wp14:anchorId="43B0C3FC" wp14:editId="0FA3624D">
            <wp:simplePos x="0" y="0"/>
            <wp:positionH relativeFrom="column">
              <wp:posOffset>407670</wp:posOffset>
            </wp:positionH>
            <wp:positionV relativeFrom="paragraph">
              <wp:posOffset>2983865</wp:posOffset>
            </wp:positionV>
            <wp:extent cx="2333625" cy="635"/>
            <wp:effectExtent l="0" t="0" r="3175" b="12065"/>
            <wp:wrapSquare wrapText="bothSides"/>
            <wp:docPr id="12" name="Text Box 12"/>
            <wp:cNvGraphicFramePr/>
            <a:graphic xmlns:a="http://purl.oclc.org/ooxml/drawingml/main">
              <a:graphicData uri="http://schemas.microsoft.com/office/word/2010/wordprocessingShape">
                <wp:wsp>
                  <wp:cNvSpPr txBox="1"/>
                  <wp:spPr>
                    <a:xfrm>
                      <a:off x="0" y="0"/>
                      <a:ext cx="2333625" cy="635"/>
                    </a:xfrm>
                    <a:prstGeom prst="rect">
                      <a:avLst/>
                    </a:prstGeom>
                    <a:solidFill>
                      <a:prstClr val="white"/>
                    </a:solidFill>
                    <a:ln>
                      <a:noFill/>
                    </a:ln>
                  </wp:spPr>
                  <wp:txbx>
                    <wne:txbxContent>
                      <w:p w14:paraId="64FC96A9" w14:textId="7081C5C5" w:rsidR="0085065A" w:rsidRPr="00204E44" w:rsidRDefault="0085065A" w:rsidP="004371CA">
                        <w:pPr>
                          <w:pStyle w:val="Caption"/>
                          <w:rPr>
                            <w:rFonts w:eastAsia="Times New Roman" w:cstheme="minorHAnsi"/>
                            <w:noProof/>
                            <w:color w:val="000000"/>
                            <w:spacing w:val="-1"/>
                            <w:sz w:val="20"/>
                            <w:szCs w:val="20"/>
                            <w:bdr w:val="none" w:sz="0" w:space="0" w:color="auto" w:frame="1"/>
                            <w:lang w:eastAsia="x-none"/>
                          </w:rPr>
                        </w:pPr>
                        <w:r>
                          <w:t xml:space="preserve">Figure </w:t>
                        </w:r>
                        <w:fldSimple w:instr=" SEQ Figure \* ARABIC ">
                          <w:r w:rsidR="00C00D1F">
                            <w:rPr>
                              <w:noProof/>
                            </w:rPr>
                            <w:t>7</w:t>
                          </w:r>
                        </w:fldSimple>
                        <w:r>
                          <w:t xml:space="preserve"> Chop-Chop Attack Mechanism</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FE2661" w:rsidRPr="00ED13B6">
        <w:rPr>
          <w:rFonts w:eastAsia="Times New Roman" w:cstheme="minorHAnsi"/>
          <w:noProof/>
          <w:color w:val="000000"/>
          <w:bdr w:val="none" w:sz="0" w:space="0" w:color="auto" w:frame="1"/>
          <w:lang w:val="en-CA"/>
        </w:rPr>
        <w:drawing>
          <wp:inline distT="0" distB="0" distL="0" distR="0" wp14:anchorId="221E9428" wp14:editId="14436A9E">
            <wp:extent cx="2333625" cy="2926715"/>
            <wp:effectExtent l="0" t="0" r="3175" b="0"/>
            <wp:docPr id="11" name="Picture 1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3625" cy="2926715"/>
                    </a:xfrm>
                    <a:prstGeom prst="rect">
                      <a:avLst/>
                    </a:prstGeom>
                    <a:noFill/>
                    <a:ln>
                      <a:noFill/>
                    </a:ln>
                  </pic:spPr>
                </pic:pic>
              </a:graphicData>
            </a:graphic>
          </wp:inline>
        </w:drawing>
      </w:r>
    </w:p>
    <w:p w14:paraId="4830558E" w14:textId="7D40817E" w:rsidR="000C6038" w:rsidRPr="005B520E" w:rsidRDefault="000C6038" w:rsidP="000C6038">
      <w:pPr>
        <w:pStyle w:val="BodyText"/>
        <w:ind w:firstLine="0pt"/>
      </w:pPr>
    </w:p>
    <w:p w14:paraId="7A632681" w14:textId="0D20D452" w:rsidR="006F6D3D" w:rsidRPr="00B91D85" w:rsidRDefault="00B91D85" w:rsidP="00B91D85">
      <w:pPr>
        <w:pStyle w:val="Heading1"/>
        <w:rPr>
          <w:b/>
          <w:bCs/>
        </w:rPr>
      </w:pPr>
      <w:r w:rsidRPr="00B91D85">
        <w:rPr>
          <w:b/>
          <w:bCs/>
        </w:rPr>
        <w:t xml:space="preserve">KRACK </w:t>
      </w:r>
      <w:r w:rsidR="008E1C6F">
        <w:rPr>
          <w:b/>
          <w:bCs/>
        </w:rPr>
        <w:t>(</w:t>
      </w:r>
      <w:r w:rsidR="008E1C6F" w:rsidRPr="008E1C6F">
        <w:rPr>
          <w:b/>
          <w:bCs/>
        </w:rPr>
        <w:t>Key Reinstallation AttaCK</w:t>
      </w:r>
      <w:r w:rsidR="008E1C6F">
        <w:rPr>
          <w:b/>
          <w:bCs/>
        </w:rPr>
        <w:t>)</w:t>
      </w:r>
    </w:p>
    <w:p w14:paraId="48C92CE2" w14:textId="3C1D1569" w:rsidR="009303D9" w:rsidRPr="0069744D" w:rsidRDefault="00D443DA" w:rsidP="00ED0149">
      <w:pPr>
        <w:pStyle w:val="Heading2"/>
        <w:rPr>
          <w:u w:val="single"/>
        </w:rPr>
      </w:pPr>
      <w:r w:rsidRPr="0069744D">
        <w:rPr>
          <w:u w:val="single"/>
        </w:rPr>
        <w:t>Description</w:t>
      </w:r>
    </w:p>
    <w:p w14:paraId="68CBA40E" w14:textId="720B294B" w:rsidR="009303D9" w:rsidRDefault="00D443DA" w:rsidP="00E7596C">
      <w:pPr>
        <w:pStyle w:val="BodyText"/>
      </w:pPr>
      <w:r w:rsidRPr="00D443DA">
        <w:t>This attack abuses design or implementation flaws in cryptographic protocols to reinstall an already-in-use key. This resets the key’s associated parameters such as transmit nonces and receive replay counters. As you know</w:t>
      </w:r>
      <w:ins w:id="132" w:author="Orlando Personal" w:date="2023-03-30T16:27:00Z">
        <w:r w:rsidR="00600612">
          <w:rPr>
            <w:lang w:val="en-CA"/>
          </w:rPr>
          <w:t>,</w:t>
        </w:r>
      </w:ins>
      <w:r w:rsidRPr="00D443DA">
        <w:t xml:space="preserve"> all protected Wi-Fi networks use the 4-way handshake to generate a fresh session key. As described earlier in section IV-part C, The 4-way handshake provides mutual authentication and session key agreement. Together with (AES)-CCMP, a data-confidentiality and integrity protocol, it forms the foundation of the 802.11i amendment. </w:t>
      </w:r>
      <w:ins w:id="133" w:author="Orlando Personal" w:date="2023-03-30T16:27:00Z">
        <w:r w:rsidR="00600612">
          <w:rPr>
            <w:lang w:val="en-CA"/>
          </w:rPr>
          <w:t xml:space="preserve">A </w:t>
        </w:r>
      </w:ins>
      <w:r w:rsidRPr="00D443DA">
        <w:t xml:space="preserve">4-way handshake is a process after </w:t>
      </w:r>
      <w:ins w:id="134" w:author="Orlando Personal" w:date="2023-03-30T16:27:00Z">
        <w:r w:rsidR="00600612">
          <w:rPr>
            <w:lang w:val="en-CA"/>
          </w:rPr>
          <w:t xml:space="preserve">the </w:t>
        </w:r>
      </w:ins>
      <w:r w:rsidRPr="00D443DA">
        <w:t xml:space="preserve">association of the client to the Access Point, and after that Group </w:t>
      </w:r>
      <w:del w:id="135" w:author="Orlando Personal" w:date="2023-03-30T16:27:00Z">
        <w:r w:rsidRPr="00D443DA" w:rsidDel="00600612">
          <w:delText xml:space="preserve">by </w:delText>
        </w:r>
      </w:del>
      <w:r w:rsidRPr="00D443DA">
        <w:t>handshake will happen.  Since its first introduction in 2003, under the name WPA, this core part of the 802.11i amendment has remained free from attacks except for known weaknesses of 802.11i are in (WPA-</w:t>
      </w:r>
      <w:r w:rsidRPr="00D443DA">
        <w:lastRenderedPageBreak/>
        <w:t>)TKIP. However, now it has been proved that the 4-way handshake is vulnerable to a key reinstallation attack</w:t>
      </w:r>
      <w:r w:rsidR="009303D9" w:rsidRPr="005B520E">
        <w:t>.</w:t>
      </w:r>
    </w:p>
    <w:p w14:paraId="4948359B" w14:textId="658EF8CA" w:rsidR="0069744D" w:rsidRPr="0069744D" w:rsidRDefault="00275FC4" w:rsidP="0069744D">
      <w:pPr>
        <w:pStyle w:val="Heading2"/>
        <w:rPr>
          <w:u w:val="single"/>
        </w:rPr>
      </w:pPr>
      <w:r>
        <w:rPr>
          <w:u w:val="single"/>
        </w:rPr>
        <w:t>Attack steps</w:t>
      </w:r>
    </w:p>
    <w:p w14:paraId="5785F656" w14:textId="1F3A82BA" w:rsidR="0069744D" w:rsidRDefault="002113CA" w:rsidP="0069744D">
      <w:pPr>
        <w:pStyle w:val="BodyText"/>
        <w:ind w:firstLine="0pt"/>
        <w:rPr>
          <w:lang w:val="en-US"/>
        </w:rPr>
      </w:pPr>
      <w:r>
        <w:rPr>
          <w:lang w:val="en-US"/>
        </w:rPr>
        <w:t xml:space="preserve">In </w:t>
      </w:r>
      <w:r w:rsidRPr="00D443DA">
        <w:t>4-way handshake</w:t>
      </w:r>
      <w:r>
        <w:rPr>
          <w:lang w:val="en-US"/>
        </w:rPr>
        <w:t xml:space="preserve"> architecture, </w:t>
      </w:r>
      <w:proofErr w:type="spellStart"/>
      <w:r>
        <w:rPr>
          <w:lang w:val="en-US"/>
        </w:rPr>
        <w:t>t</w:t>
      </w:r>
      <w:r w:rsidR="00275FC4" w:rsidRPr="00275FC4">
        <w:t>here</w:t>
      </w:r>
      <w:proofErr w:type="spellEnd"/>
      <w:r w:rsidR="00275FC4" w:rsidRPr="00275FC4">
        <w:t xml:space="preserve"> are three different key reinstallation attack scenarios </w:t>
      </w:r>
      <w:del w:id="136" w:author="Orlando Personal" w:date="2023-03-30T16:27:00Z">
        <w:r w:rsidR="00275FC4" w:rsidRPr="00275FC4" w:rsidDel="00600612">
          <w:rPr>
            <w:lang w:val="en-CA"/>
          </w:rPr>
          <w:delText>base</w:delText>
        </w:r>
      </w:del>
      <w:ins w:id="137" w:author="Orlando Personal" w:date="2023-03-30T16:27:00Z">
        <w:r w:rsidR="00600612">
          <w:rPr>
            <w:lang w:val="en-CA"/>
          </w:rPr>
          <w:t>based</w:t>
        </w:r>
      </w:ins>
      <w:r w:rsidR="00275FC4" w:rsidRPr="00275FC4">
        <w:t xml:space="preserve"> on the </w:t>
      </w:r>
      <w:r>
        <w:rPr>
          <w:lang w:val="en-US"/>
        </w:rPr>
        <w:t xml:space="preserve">following </w:t>
      </w:r>
      <w:r w:rsidR="00275FC4" w:rsidRPr="00275FC4">
        <w:t>vulnerable component</w:t>
      </w:r>
      <w:r>
        <w:rPr>
          <w:lang w:val="en-US"/>
        </w:rPr>
        <w:t>s [31]:</w:t>
      </w:r>
    </w:p>
    <w:p w14:paraId="72493ED0" w14:textId="5CB48D88" w:rsidR="002113CA" w:rsidRPr="002113CA" w:rsidRDefault="002113CA" w:rsidP="002113CA">
      <w:pPr>
        <w:pStyle w:val="BodyText"/>
        <w:numPr>
          <w:ilvl w:val="0"/>
          <w:numId w:val="32"/>
        </w:numPr>
        <w:rPr>
          <w:lang w:val="en-US"/>
        </w:rPr>
      </w:pPr>
      <w:r w:rsidRPr="002113CA">
        <w:rPr>
          <w:lang w:val="en-US"/>
        </w:rPr>
        <w:t>1- Typical PTK 4-Way Handshake between AP and a client</w:t>
      </w:r>
    </w:p>
    <w:p w14:paraId="7EFBA3F9" w14:textId="15A67B71" w:rsidR="002113CA" w:rsidRPr="002113CA" w:rsidRDefault="002113CA" w:rsidP="002113CA">
      <w:pPr>
        <w:pStyle w:val="BodyText"/>
        <w:numPr>
          <w:ilvl w:val="0"/>
          <w:numId w:val="32"/>
        </w:numPr>
        <w:rPr>
          <w:lang w:val="en-US"/>
        </w:rPr>
      </w:pPr>
      <w:proofErr w:type="spellStart"/>
      <w:r w:rsidRPr="002113CA">
        <w:rPr>
          <w:lang w:val="en-US"/>
        </w:rPr>
        <w:t>Peerkey</w:t>
      </w:r>
      <w:proofErr w:type="spellEnd"/>
      <w:r w:rsidRPr="002113CA">
        <w:rPr>
          <w:lang w:val="en-US"/>
        </w:rPr>
        <w:t xml:space="preserve"> 4-way Handshake for communication between peer client </w:t>
      </w:r>
    </w:p>
    <w:p w14:paraId="16CE95C0" w14:textId="2EDA5A25" w:rsidR="002113CA" w:rsidRPr="002113CA" w:rsidRDefault="002113CA" w:rsidP="002113CA">
      <w:pPr>
        <w:pStyle w:val="BodyText"/>
        <w:numPr>
          <w:ilvl w:val="0"/>
          <w:numId w:val="32"/>
        </w:numPr>
        <w:rPr>
          <w:lang w:val="en-US"/>
        </w:rPr>
      </w:pPr>
      <w:r w:rsidRPr="002113CA">
        <w:rPr>
          <w:lang w:val="en-US"/>
        </w:rPr>
        <w:t xml:space="preserve">Group Key Handshake for AP to inform its existence  </w:t>
      </w:r>
    </w:p>
    <w:p w14:paraId="36D009D7" w14:textId="09C10AD9" w:rsidR="002113CA" w:rsidRDefault="002113CA" w:rsidP="002113CA">
      <w:pPr>
        <w:pStyle w:val="BodyText"/>
        <w:numPr>
          <w:ilvl w:val="0"/>
          <w:numId w:val="32"/>
        </w:numPr>
        <w:rPr>
          <w:lang w:val="en-US"/>
        </w:rPr>
      </w:pPr>
      <w:r w:rsidRPr="002113CA">
        <w:rPr>
          <w:lang w:val="en-US"/>
        </w:rPr>
        <w:t>Fast BSS Transition (FT) Handshake</w:t>
      </w:r>
    </w:p>
    <w:p w14:paraId="034BC75E" w14:textId="76A5CFF6" w:rsidR="002113CA" w:rsidRDefault="002113CA" w:rsidP="002113CA">
      <w:pPr>
        <w:pStyle w:val="BodyText"/>
        <w:ind w:firstLine="0pt"/>
        <w:rPr>
          <w:lang w:val="en-US"/>
        </w:rPr>
      </w:pPr>
      <w:r w:rsidRPr="002113CA">
        <w:rPr>
          <w:lang w:val="en-US"/>
        </w:rPr>
        <w:t>The impact of exploiting these vulnerabilities includes decryption, packet replay, TCP connection hijacking, HTTP content injection, and others. The way that Man in The Middle (MITM) works for these scenarios is the channel side MITM.[</w:t>
      </w:r>
      <w:r>
        <w:rPr>
          <w:lang w:val="en-US"/>
        </w:rPr>
        <w:t>31</w:t>
      </w:r>
      <w:r w:rsidRPr="002113CA">
        <w:rPr>
          <w:lang w:val="en-US"/>
        </w:rPr>
        <w:t xml:space="preserve">] In two </w:t>
      </w:r>
      <w:del w:id="138" w:author="Orlando Personal" w:date="2023-03-30T16:27:00Z">
        <w:r w:rsidRPr="002113CA" w:rsidDel="00600612">
          <w:rPr>
            <w:lang w:val="en-US"/>
          </w:rPr>
          <w:delText>state</w:delText>
        </w:r>
      </w:del>
      <w:ins w:id="139" w:author="Orlando Personal" w:date="2023-03-30T16:27:00Z">
        <w:r w:rsidR="00600612">
          <w:rPr>
            <w:lang w:val="en-US"/>
          </w:rPr>
          <w:t>states</w:t>
        </w:r>
      </w:ins>
      <w:r w:rsidRPr="002113CA">
        <w:rPr>
          <w:lang w:val="en-US"/>
        </w:rPr>
        <w:t xml:space="preserve"> the attack can happen; when the client (victim) accepts plaintext retransmissions of message 3 and when the victim only accepts encrypted retransmissions of message 3 as shown in </w:t>
      </w:r>
      <w:r w:rsidR="00EA3583">
        <w:rPr>
          <w:lang w:val="en-US"/>
        </w:rPr>
        <w:t>F</w:t>
      </w:r>
      <w:r w:rsidRPr="002113CA">
        <w:rPr>
          <w:lang w:val="en-US"/>
        </w:rPr>
        <w:t xml:space="preserve">igures </w:t>
      </w:r>
      <w:r w:rsidR="006F0233">
        <w:rPr>
          <w:lang w:val="en-US"/>
        </w:rPr>
        <w:t>8</w:t>
      </w:r>
      <w:r w:rsidRPr="002113CA">
        <w:rPr>
          <w:lang w:val="en-US"/>
        </w:rPr>
        <w:t xml:space="preserve"> and </w:t>
      </w:r>
      <w:r w:rsidR="006F0233">
        <w:rPr>
          <w:lang w:val="en-US"/>
        </w:rPr>
        <w:t>9</w:t>
      </w:r>
      <w:r w:rsidR="00EA3583">
        <w:rPr>
          <w:lang w:val="en-US"/>
        </w:rPr>
        <w:t xml:space="preserve"> [32]</w:t>
      </w:r>
      <w:r w:rsidRPr="002113CA">
        <w:rPr>
          <w:lang w:val="en-US"/>
        </w:rPr>
        <w:t>.</w:t>
      </w:r>
    </w:p>
    <w:p w14:paraId="4B5EB3FC" w14:textId="73263824" w:rsidR="002113CA" w:rsidRPr="00EA3583" w:rsidRDefault="002113CA" w:rsidP="00EA3583">
      <w:pPr>
        <w:pStyle w:val="Caption"/>
        <w:jc w:val="both"/>
        <w:rPr>
          <w:sz w:val="10"/>
          <w:szCs w:val="10"/>
        </w:rPr>
      </w:pPr>
      <w:r>
        <w:rPr>
          <w:noProof/>
        </w:rPr>
        <w:drawing>
          <wp:anchor distT="0" distB="0" distL="114300" distR="114300" simplePos="0" relativeHeight="251668992" behindDoc="0" locked="0" layoutInCell="1" allowOverlap="1" wp14:anchorId="5C902D62" wp14:editId="59848C9D">
            <wp:simplePos x="0" y="0"/>
            <wp:positionH relativeFrom="column">
              <wp:posOffset>1270</wp:posOffset>
            </wp:positionH>
            <wp:positionV relativeFrom="paragraph">
              <wp:posOffset>2001805</wp:posOffset>
            </wp:positionV>
            <wp:extent cx="1538605" cy="635"/>
            <wp:effectExtent l="0" t="0" r="0" b="12065"/>
            <wp:wrapSquare wrapText="bothSides"/>
            <wp:docPr id="15" name="Text Box 15"/>
            <wp:cNvGraphicFramePr/>
            <a:graphic xmlns:a="http://purl.oclc.org/ooxml/drawingml/main">
              <a:graphicData uri="http://schemas.microsoft.com/office/word/2010/wordprocessingShape">
                <wp:wsp>
                  <wp:cNvSpPr txBox="1"/>
                  <wp:spPr>
                    <a:xfrm>
                      <a:off x="0" y="0"/>
                      <a:ext cx="1538605" cy="635"/>
                    </a:xfrm>
                    <a:prstGeom prst="rect">
                      <a:avLst/>
                    </a:prstGeom>
                    <a:solidFill>
                      <a:prstClr val="white"/>
                    </a:solidFill>
                    <a:ln>
                      <a:noFill/>
                    </a:ln>
                  </wp:spPr>
                  <wp:txbx>
                    <wne:txbxContent>
                      <w:p w14:paraId="67303A69" w14:textId="4D16F249" w:rsidR="002113CA" w:rsidRPr="002113CA" w:rsidRDefault="002113CA" w:rsidP="002113CA">
                        <w:pPr>
                          <w:pStyle w:val="Caption"/>
                          <w:rPr>
                            <w:rFonts w:asciiTheme="majorBidi" w:hAnsiTheme="majorBidi" w:cstheme="majorBidi"/>
                            <w:noProof/>
                            <w:spacing w:val="-1"/>
                            <w:sz w:val="11"/>
                            <w:szCs w:val="11"/>
                            <w:lang w:val="x-none" w:eastAsia="x-none"/>
                          </w:rPr>
                        </w:pPr>
                        <w:r w:rsidRPr="002113CA">
                          <w:rPr>
                            <w:sz w:val="10"/>
                            <w:szCs w:val="10"/>
                          </w:rPr>
                          <w:t xml:space="preserve">Figure </w:t>
                        </w:r>
                        <w:r w:rsidRPr="002113CA">
                          <w:rPr>
                            <w:sz w:val="10"/>
                            <w:szCs w:val="10"/>
                          </w:rPr>
                          <w:fldChar w:fldCharType="begin"/>
                        </w:r>
                        <w:r w:rsidRPr="002113CA">
                          <w:rPr>
                            <w:sz w:val="10"/>
                            <w:szCs w:val="10"/>
                          </w:rPr>
                          <w:instrText xml:space="preserve"> SEQ Figure \* ARABIC </w:instrText>
                        </w:r>
                        <w:r w:rsidRPr="002113CA">
                          <w:rPr>
                            <w:sz w:val="10"/>
                            <w:szCs w:val="10"/>
                          </w:rPr>
                          <w:fldChar w:fldCharType="separate"/>
                        </w:r>
                        <w:r w:rsidR="00C00D1F">
                          <w:rPr>
                            <w:noProof/>
                            <w:sz w:val="10"/>
                            <w:szCs w:val="10"/>
                          </w:rPr>
                          <w:t>8</w:t>
                        </w:r>
                        <w:r w:rsidRPr="002113CA">
                          <w:rPr>
                            <w:sz w:val="10"/>
                            <w:szCs w:val="10"/>
                          </w:rPr>
                          <w:fldChar w:fldCharType="end"/>
                        </w:r>
                        <w:r w:rsidRPr="002113CA">
                          <w:rPr>
                            <w:sz w:val="10"/>
                            <w:szCs w:val="10"/>
                          </w:rPr>
                          <w:t xml:space="preserve"> Attack in Plaintext Retransmission of </w:t>
                        </w:r>
                        <w:r w:rsidR="006F0233">
                          <w:rPr>
                            <w:sz w:val="10"/>
                            <w:szCs w:val="10"/>
                          </w:rPr>
                          <w:t>msg3</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EE4593">
        <w:rPr>
          <w:rFonts w:asciiTheme="majorBidi" w:hAnsiTheme="majorBidi" w:cstheme="majorBidi"/>
          <w:noProof/>
        </w:rPr>
        <w:drawing>
          <wp:anchor distT="0" distB="0" distL="114300" distR="114300" simplePos="0" relativeHeight="251666944" behindDoc="0" locked="0" layoutInCell="1" allowOverlap="1" wp14:anchorId="63C25C9D" wp14:editId="339017CA">
            <wp:simplePos x="0" y="0"/>
            <wp:positionH relativeFrom="column">
              <wp:posOffset>1270</wp:posOffset>
            </wp:positionH>
            <wp:positionV relativeFrom="paragraph">
              <wp:posOffset>-6350</wp:posOffset>
            </wp:positionV>
            <wp:extent cx="1539167" cy="2058802"/>
            <wp:effectExtent l="0" t="0" r="0" b="0"/>
            <wp:wrapSquare wrapText="bothSides"/>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6" cstate="print">
                      <a:extLst>
                        <a:ext uri="{28A0092B-C50C-407E-A947-70E740481C1C}">
                          <a14:useLocalDpi xmlns:a14="http://schemas.microsoft.com/office/drawing/2010/main" val="0"/>
                        </a:ext>
                      </a:extLst>
                    </a:blip>
                    <a:srcRect l="48.808%" t="19.373%" r="28.226%" b="26.015%"/>
                    <a:stretch/>
                  </pic:blipFill>
                  <pic:spPr bwMode="auto">
                    <a:xfrm>
                      <a:off x="0" y="0"/>
                      <a:ext cx="1539167" cy="20588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E4593">
        <w:rPr>
          <w:rFonts w:asciiTheme="majorBidi" w:hAnsiTheme="majorBidi" w:cstheme="majorBidi"/>
          <w:noProof/>
        </w:rPr>
        <w:drawing>
          <wp:inline distT="0" distB="0" distL="0" distR="0" wp14:anchorId="24B444F9" wp14:editId="3734035C">
            <wp:extent cx="1406344" cy="2007769"/>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7"/>
                    <a:srcRect l="48.699%" t="19.146%" r="28.005%" b="21.727%"/>
                    <a:stretch/>
                  </pic:blipFill>
                  <pic:spPr bwMode="auto">
                    <a:xfrm>
                      <a:off x="0" y="0"/>
                      <a:ext cx="1406344" cy="2007769"/>
                    </a:xfrm>
                    <a:prstGeom prst="rect">
                      <a:avLst/>
                    </a:prstGeom>
                    <a:ln>
                      <a:noFill/>
                    </a:ln>
                    <a:extLst>
                      <a:ext uri="{53640926-AAD7-44D8-BBD7-CCE9431645EC}">
                        <a14:shadowObscured xmlns:a14="http://schemas.microsoft.com/office/drawing/2010/main"/>
                      </a:ext>
                    </a:extLst>
                  </pic:spPr>
                </pic:pic>
              </a:graphicData>
            </a:graphic>
          </wp:inline>
        </w:drawing>
      </w:r>
      <w:r w:rsidRPr="002113CA">
        <w:rPr>
          <w:sz w:val="10"/>
          <w:szCs w:val="10"/>
        </w:rPr>
        <w:t xml:space="preserve"> Figure </w:t>
      </w:r>
      <w:r w:rsidRPr="002113CA">
        <w:rPr>
          <w:sz w:val="10"/>
          <w:szCs w:val="10"/>
        </w:rPr>
        <w:fldChar w:fldCharType="begin"/>
      </w:r>
      <w:r w:rsidRPr="002113CA">
        <w:rPr>
          <w:sz w:val="10"/>
          <w:szCs w:val="10"/>
        </w:rPr>
        <w:instrText xml:space="preserve"> SEQ Figure \* ARABIC </w:instrText>
      </w:r>
      <w:r w:rsidRPr="002113CA">
        <w:rPr>
          <w:sz w:val="10"/>
          <w:szCs w:val="10"/>
        </w:rPr>
        <w:fldChar w:fldCharType="separate"/>
      </w:r>
      <w:r w:rsidR="00C00D1F">
        <w:rPr>
          <w:noProof/>
          <w:sz w:val="10"/>
          <w:szCs w:val="10"/>
        </w:rPr>
        <w:t>9</w:t>
      </w:r>
      <w:r w:rsidRPr="002113CA">
        <w:rPr>
          <w:sz w:val="10"/>
          <w:szCs w:val="10"/>
        </w:rPr>
        <w:fldChar w:fldCharType="end"/>
      </w:r>
      <w:r w:rsidRPr="002113CA">
        <w:rPr>
          <w:sz w:val="10"/>
          <w:szCs w:val="10"/>
        </w:rPr>
        <w:t xml:space="preserve">  Attack in Encrypted Retransmission of m</w:t>
      </w:r>
      <w:r w:rsidR="006F0233">
        <w:rPr>
          <w:sz w:val="10"/>
          <w:szCs w:val="10"/>
        </w:rPr>
        <w:t>sg</w:t>
      </w:r>
      <w:r w:rsidRPr="002113CA">
        <w:rPr>
          <w:sz w:val="10"/>
          <w:szCs w:val="10"/>
        </w:rPr>
        <w:t xml:space="preserve"> 3</w:t>
      </w:r>
    </w:p>
    <w:p w14:paraId="32CF02E1" w14:textId="77777777" w:rsidR="00EA3583" w:rsidRDefault="00EA3583" w:rsidP="00EA3583">
      <w:pPr>
        <w:pStyle w:val="BodyText"/>
        <w:ind w:firstLine="0pt"/>
        <w:rPr>
          <w:lang w:val="en-US"/>
        </w:rPr>
      </w:pPr>
    </w:p>
    <w:p w14:paraId="5AD71C9C" w14:textId="097163BE" w:rsidR="00EA3583" w:rsidRDefault="00EA3583" w:rsidP="00EA3583">
      <w:pPr>
        <w:pStyle w:val="BodyText"/>
        <w:numPr>
          <w:ilvl w:val="0"/>
          <w:numId w:val="33"/>
        </w:numPr>
        <w:ind w:start="28.35pt" w:hanging="28.35pt"/>
        <w:rPr>
          <w:lang w:val="en-US"/>
        </w:rPr>
      </w:pPr>
      <w:r w:rsidRPr="00EA3583">
        <w:rPr>
          <w:u w:val="single"/>
          <w:lang w:val="en-US"/>
        </w:rPr>
        <w:t xml:space="preserve">Attack while Plaintext Retransmission of message </w:t>
      </w:r>
      <w:proofErr w:type="gramStart"/>
      <w:r w:rsidRPr="00EA3583">
        <w:rPr>
          <w:u w:val="single"/>
          <w:lang w:val="en-US"/>
        </w:rPr>
        <w:t>3</w:t>
      </w:r>
      <w:r w:rsidRPr="00EA3583">
        <w:rPr>
          <w:lang w:val="en-US"/>
        </w:rPr>
        <w:t xml:space="preserve"> :</w:t>
      </w:r>
      <w:proofErr w:type="gramEnd"/>
    </w:p>
    <w:p w14:paraId="6869CE13" w14:textId="3B250BC8" w:rsidR="00EA3583" w:rsidRPr="00EA3583" w:rsidRDefault="00EA3583" w:rsidP="00EA3583">
      <w:pPr>
        <w:pStyle w:val="BodyText"/>
        <w:ind w:firstLine="0pt"/>
        <w:rPr>
          <w:lang w:val="en-US"/>
        </w:rPr>
      </w:pPr>
      <w:r w:rsidRPr="00EA3583">
        <w:rPr>
          <w:lang w:val="en-US"/>
        </w:rPr>
        <w:t xml:space="preserve"> </w:t>
      </w:r>
      <w:proofErr w:type="gramStart"/>
      <w:ins w:id="140" w:author="Orlando Personal" w:date="2023-03-30T16:29:00Z">
        <w:r w:rsidR="00600612" w:rsidRPr="00EA3583">
          <w:rPr>
            <w:lang w:val="en-US"/>
          </w:rPr>
          <w:t>o</w:t>
        </w:r>
        <w:r w:rsidR="00600612">
          <w:rPr>
            <w:lang w:val="en-US"/>
          </w:rPr>
          <w:t xml:space="preserve">  </w:t>
        </w:r>
        <w:r w:rsidR="00600612">
          <w:rPr>
            <w:lang w:val="en-US"/>
          </w:rPr>
          <w:tab/>
        </w:r>
        <w:proofErr w:type="gramEnd"/>
        <w:r w:rsidR="00600612">
          <w:rPr>
            <w:lang w:val="en-US"/>
          </w:rPr>
          <w:tab/>
          <w:t>I</w:t>
        </w:r>
      </w:ins>
      <w:del w:id="141" w:author="Orlando Personal" w:date="2023-03-30T16:29:00Z">
        <w:r w:rsidRPr="00EA3583" w:rsidDel="00600612">
          <w:rPr>
            <w:lang w:val="en-US"/>
          </w:rPr>
          <w:delText>i</w:delText>
        </w:r>
      </w:del>
      <w:r w:rsidRPr="00EA3583">
        <w:rPr>
          <w:lang w:val="en-US"/>
        </w:rPr>
        <w:t>n this case the adversary uses a channel-based MitM attack and manipulate handshake messages [</w:t>
      </w:r>
      <w:r>
        <w:rPr>
          <w:lang w:val="en-US"/>
        </w:rPr>
        <w:t>32</w:t>
      </w:r>
      <w:r w:rsidRPr="00EA3583">
        <w:rPr>
          <w:lang w:val="en-US"/>
        </w:rPr>
        <w:t xml:space="preserve">] . </w:t>
      </w:r>
    </w:p>
    <w:p w14:paraId="3E1392B5" w14:textId="164DC8E3" w:rsidR="00EA3583" w:rsidRPr="00EA3583" w:rsidRDefault="00EA3583" w:rsidP="00EA3583">
      <w:pPr>
        <w:pStyle w:val="BodyText"/>
        <w:rPr>
          <w:lang w:val="en-US"/>
        </w:rPr>
      </w:pPr>
      <w:r w:rsidRPr="00EA3583">
        <w:rPr>
          <w:lang w:val="en-US"/>
        </w:rPr>
        <w:t>o</w:t>
      </w:r>
      <w:r w:rsidRPr="00EA3583">
        <w:rPr>
          <w:lang w:val="en-US"/>
        </w:rPr>
        <w:tab/>
      </w:r>
      <w:proofErr w:type="gramStart"/>
      <w:r w:rsidRPr="00EA3583">
        <w:rPr>
          <w:lang w:val="en-US"/>
        </w:rPr>
        <w:t>The</w:t>
      </w:r>
      <w:proofErr w:type="gramEnd"/>
      <w:r w:rsidRPr="00EA3583">
        <w:rPr>
          <w:lang w:val="en-US"/>
        </w:rPr>
        <w:t xml:space="preserve"> attacker blocks message 4 from arriving at the authenticator. This is illustrated in stage 1 of Figure </w:t>
      </w:r>
      <w:r>
        <w:rPr>
          <w:lang w:val="en-US"/>
        </w:rPr>
        <w:t>8</w:t>
      </w:r>
      <w:r w:rsidRPr="00EA3583">
        <w:rPr>
          <w:lang w:val="en-US"/>
        </w:rPr>
        <w:t>.</w:t>
      </w:r>
    </w:p>
    <w:p w14:paraId="0FF00180" w14:textId="77777777" w:rsidR="00EA3583" w:rsidRPr="00EA3583" w:rsidRDefault="00EA3583" w:rsidP="00EA3583">
      <w:pPr>
        <w:pStyle w:val="BodyText"/>
        <w:rPr>
          <w:lang w:val="en-US"/>
        </w:rPr>
      </w:pPr>
      <w:r w:rsidRPr="00EA3583">
        <w:rPr>
          <w:lang w:val="en-US"/>
        </w:rPr>
        <w:t>o</w:t>
      </w:r>
      <w:r w:rsidRPr="00EA3583">
        <w:rPr>
          <w:lang w:val="en-US"/>
        </w:rPr>
        <w:tab/>
        <w:t xml:space="preserve"> Immediately after sending message 4, the victim will install the PTK and GTK. At this point the victim also opens the 802.1x port, and send normal data frames. The first data frame uses a nonce value of 1 in the data-confidentiality protocol.</w:t>
      </w:r>
    </w:p>
    <w:p w14:paraId="5FDC32B7" w14:textId="05763384" w:rsidR="00EA3583" w:rsidRDefault="00EA3583" w:rsidP="00EA3583">
      <w:pPr>
        <w:pStyle w:val="BodyText"/>
        <w:ind w:firstLine="14.20pt"/>
        <w:rPr>
          <w:lang w:val="en-US"/>
        </w:rPr>
      </w:pPr>
      <w:r w:rsidRPr="00EA3583">
        <w:rPr>
          <w:lang w:val="en-US"/>
        </w:rPr>
        <w:t>o</w:t>
      </w:r>
      <w:r w:rsidRPr="00EA3583">
        <w:rPr>
          <w:lang w:val="en-US"/>
        </w:rPr>
        <w:tab/>
        <w:t xml:space="preserve"> Then, in the third stage of the attack, the authenticator retransmits message 3 because it did not receive message 4. The adversary forwards the retransmitted message 3 to the victim, causing it to reinstall the PTK and GTK. Therefore, it resets the nonce and replay counter used by the data-confidentiality protocol.</w:t>
      </w:r>
    </w:p>
    <w:p w14:paraId="6F5E927D" w14:textId="77777777" w:rsidR="00EA3583" w:rsidRPr="00EA3583" w:rsidRDefault="00EA3583" w:rsidP="00EA3583">
      <w:pPr>
        <w:pStyle w:val="BodyText"/>
        <w:numPr>
          <w:ilvl w:val="0"/>
          <w:numId w:val="33"/>
        </w:numPr>
        <w:ind w:start="28.35pt" w:hanging="28.35pt"/>
        <w:rPr>
          <w:u w:val="single"/>
          <w:lang w:val="en-US"/>
        </w:rPr>
      </w:pPr>
      <w:r w:rsidRPr="00EA3583">
        <w:rPr>
          <w:u w:val="single"/>
          <w:lang w:val="en-US"/>
        </w:rPr>
        <w:t>•</w:t>
      </w:r>
      <w:r w:rsidRPr="00EA3583">
        <w:rPr>
          <w:u w:val="single"/>
          <w:lang w:val="en-US"/>
        </w:rPr>
        <w:tab/>
        <w:t xml:space="preserve">Attack while Encrypted Retransmission of message </w:t>
      </w:r>
      <w:proofErr w:type="gramStart"/>
      <w:r w:rsidRPr="00EA3583">
        <w:rPr>
          <w:u w:val="single"/>
          <w:lang w:val="en-US"/>
        </w:rPr>
        <w:t>3 :</w:t>
      </w:r>
      <w:proofErr w:type="gramEnd"/>
      <w:r w:rsidRPr="00EA3583">
        <w:rPr>
          <w:u w:val="single"/>
          <w:lang w:val="en-US"/>
        </w:rPr>
        <w:t xml:space="preserve"> </w:t>
      </w:r>
    </w:p>
    <w:p w14:paraId="1AB93861" w14:textId="200F593A" w:rsidR="00EA3583" w:rsidRPr="00EA3583" w:rsidRDefault="00EA3583" w:rsidP="00EA3583">
      <w:pPr>
        <w:pStyle w:val="BodyText"/>
        <w:rPr>
          <w:lang w:val="en-US"/>
        </w:rPr>
      </w:pPr>
      <w:r w:rsidRPr="00EA3583">
        <w:rPr>
          <w:lang w:val="en-US"/>
        </w:rPr>
        <w:t xml:space="preserve">Figure </w:t>
      </w:r>
      <w:r>
        <w:rPr>
          <w:lang w:val="en-US"/>
        </w:rPr>
        <w:t>9</w:t>
      </w:r>
      <w:r w:rsidRPr="00EA3583">
        <w:rPr>
          <w:lang w:val="en-US"/>
        </w:rPr>
        <w:t xml:space="preserve"> illustrates the details of the attack. Th AP actions are clear from context while it’s not in the image. Similar to </w:t>
      </w:r>
      <w:r w:rsidRPr="00EA3583">
        <w:rPr>
          <w:lang w:val="en-US"/>
        </w:rPr>
        <w:t>the previous scenario, Again, the adversary uses a channel-based MitM position. [</w:t>
      </w:r>
      <w:r>
        <w:rPr>
          <w:lang w:val="en-US"/>
        </w:rPr>
        <w:t>32</w:t>
      </w:r>
      <w:r w:rsidRPr="00EA3583">
        <w:rPr>
          <w:lang w:val="en-US"/>
        </w:rPr>
        <w:t>]</w:t>
      </w:r>
    </w:p>
    <w:p w14:paraId="4EB4A054" w14:textId="11A15914" w:rsidR="00EA3583" w:rsidRPr="00EA3583" w:rsidRDefault="00EA3583" w:rsidP="00EA3583">
      <w:pPr>
        <w:pStyle w:val="BodyText"/>
        <w:rPr>
          <w:lang w:val="en-US"/>
        </w:rPr>
      </w:pPr>
      <w:r w:rsidRPr="00EA3583">
        <w:rPr>
          <w:lang w:val="en-US"/>
        </w:rPr>
        <w:t>o</w:t>
      </w:r>
      <w:r w:rsidRPr="00EA3583">
        <w:rPr>
          <w:lang w:val="en-US"/>
        </w:rPr>
        <w:tab/>
        <w:t>Fist Adversary lets the victim and adversary execute the initial 4-way handshake</w:t>
      </w:r>
      <w:del w:id="142" w:author="Orlando Personal" w:date="2023-03-30T16:28:00Z">
        <w:r w:rsidRPr="00EA3583" w:rsidDel="00600612">
          <w:rPr>
            <w:lang w:val="en-US"/>
          </w:rPr>
          <w:delText>,</w:delText>
        </w:r>
      </w:del>
      <w:r w:rsidRPr="00EA3583">
        <w:rPr>
          <w:lang w:val="en-US"/>
        </w:rPr>
        <w:t xml:space="preserve"> and waits until a second 4-way handshake is initiated to refresh the </w:t>
      </w:r>
      <w:proofErr w:type="gramStart"/>
      <w:r w:rsidRPr="00EA3583">
        <w:rPr>
          <w:lang w:val="en-US"/>
        </w:rPr>
        <w:t>PTK.(</w:t>
      </w:r>
      <w:proofErr w:type="gramEnd"/>
      <w:del w:id="143" w:author="Orlando Personal" w:date="2023-03-30T16:28:00Z">
        <w:r w:rsidRPr="00EA3583" w:rsidDel="00600612">
          <w:rPr>
            <w:lang w:val="en-US"/>
          </w:rPr>
          <w:delText>Base</w:delText>
        </w:r>
      </w:del>
      <w:ins w:id="144" w:author="Orlando Personal" w:date="2023-03-30T16:28:00Z">
        <w:r w:rsidR="00600612">
          <w:rPr>
            <w:lang w:val="en-US"/>
          </w:rPr>
          <w:t>Based</w:t>
        </w:r>
      </w:ins>
      <w:r w:rsidRPr="00EA3583">
        <w:rPr>
          <w:lang w:val="en-US"/>
        </w:rPr>
        <w:t xml:space="preserve"> on the unique length of </w:t>
      </w:r>
      <w:ins w:id="145" w:author="Orlando Personal" w:date="2023-03-30T16:28:00Z">
        <w:r w:rsidR="00600612">
          <w:rPr>
            <w:lang w:val="en-US"/>
          </w:rPr>
          <w:t xml:space="preserve">the </w:t>
        </w:r>
      </w:ins>
      <w:r w:rsidRPr="00EA3583">
        <w:rPr>
          <w:lang w:val="en-US"/>
        </w:rPr>
        <w:t>message.) Unlike the previous case of attack.</w:t>
      </w:r>
    </w:p>
    <w:p w14:paraId="02778E1C" w14:textId="77777777" w:rsidR="00EA3583" w:rsidRPr="00EA3583" w:rsidRDefault="00EA3583" w:rsidP="00EA3583">
      <w:pPr>
        <w:pStyle w:val="BodyText"/>
        <w:rPr>
          <w:lang w:val="en-US"/>
        </w:rPr>
      </w:pPr>
      <w:r w:rsidRPr="00EA3583">
        <w:rPr>
          <w:lang w:val="en-US"/>
        </w:rPr>
        <w:t>o</w:t>
      </w:r>
      <w:r w:rsidRPr="00EA3583">
        <w:rPr>
          <w:lang w:val="en-US"/>
        </w:rPr>
        <w:tab/>
        <w:t xml:space="preserve">in stage 2, the adversary does not instantly forward the first message 3 but waits until the AP retransmits message 3, and then forwards both messages right after one another to the victim. The wireless NIC decrypt both messages using the current PTK, and forwards them to the packet receive queue of the main CPU. </w:t>
      </w:r>
    </w:p>
    <w:p w14:paraId="3F93889C" w14:textId="13551975" w:rsidR="00EA3583" w:rsidRPr="00EA3583" w:rsidRDefault="00EA3583" w:rsidP="00EA3583">
      <w:pPr>
        <w:pStyle w:val="BodyText"/>
        <w:rPr>
          <w:lang w:val="en-US"/>
        </w:rPr>
      </w:pPr>
      <w:r w:rsidRPr="00EA3583">
        <w:rPr>
          <w:lang w:val="en-US"/>
        </w:rPr>
        <w:t>o</w:t>
      </w:r>
      <w:r w:rsidRPr="00EA3583">
        <w:rPr>
          <w:lang w:val="en-US"/>
        </w:rPr>
        <w:tab/>
        <w:t xml:space="preserve"> </w:t>
      </w:r>
      <w:proofErr w:type="gramStart"/>
      <w:r w:rsidRPr="00EA3583">
        <w:rPr>
          <w:lang w:val="en-US"/>
        </w:rPr>
        <w:t>In</w:t>
      </w:r>
      <w:proofErr w:type="gramEnd"/>
      <w:r w:rsidRPr="00EA3583">
        <w:rPr>
          <w:lang w:val="en-US"/>
        </w:rPr>
        <w:t xml:space="preserve"> the third stage of the attack, the main CPU of the victim processes the first message 3, replies to it, and </w:t>
      </w:r>
      <w:del w:id="146" w:author="Orlando Personal" w:date="2023-03-30T16:28:00Z">
        <w:r w:rsidRPr="00EA3583" w:rsidDel="00600612">
          <w:rPr>
            <w:lang w:val="en-US"/>
          </w:rPr>
          <w:delText>ask</w:delText>
        </w:r>
      </w:del>
      <w:ins w:id="147" w:author="Orlando Personal" w:date="2023-03-30T16:28:00Z">
        <w:r w:rsidR="00600612">
          <w:rPr>
            <w:lang w:val="en-US"/>
          </w:rPr>
          <w:t>asks</w:t>
        </w:r>
      </w:ins>
      <w:r w:rsidRPr="00EA3583">
        <w:rPr>
          <w:lang w:val="en-US"/>
        </w:rPr>
        <w:t xml:space="preserve"> NIC to install the new PTK.</w:t>
      </w:r>
    </w:p>
    <w:p w14:paraId="19ECAA9C" w14:textId="5DE1E721" w:rsidR="00EA3583" w:rsidRPr="00EA3583" w:rsidRDefault="00EA3583" w:rsidP="00EA3583">
      <w:pPr>
        <w:pStyle w:val="BodyText"/>
        <w:rPr>
          <w:lang w:val="en-US"/>
        </w:rPr>
      </w:pPr>
      <w:r w:rsidRPr="00EA3583">
        <w:rPr>
          <w:lang w:val="en-US"/>
        </w:rPr>
        <w:t>o</w:t>
      </w:r>
      <w:r w:rsidRPr="00EA3583">
        <w:rPr>
          <w:lang w:val="en-US"/>
        </w:rPr>
        <w:tab/>
        <w:t xml:space="preserve"> </w:t>
      </w:r>
      <w:proofErr w:type="gramStart"/>
      <w:r w:rsidRPr="00EA3583">
        <w:rPr>
          <w:lang w:val="en-US"/>
        </w:rPr>
        <w:t>In</w:t>
      </w:r>
      <w:proofErr w:type="gramEnd"/>
      <w:r w:rsidRPr="00EA3583">
        <w:rPr>
          <w:lang w:val="en-US"/>
        </w:rPr>
        <w:t xml:space="preserve"> the fourth stage, the main CPU picks the second message 3 from the receive queue.  Since a PTK is installed, the main CPU will mandate that the message </w:t>
      </w:r>
      <w:del w:id="148" w:author="Orlando Personal" w:date="2023-03-30T16:28:00Z">
        <w:r w:rsidRPr="00EA3583" w:rsidDel="00600612">
          <w:rPr>
            <w:lang w:val="en-US"/>
          </w:rPr>
          <w:delText>was</w:delText>
        </w:r>
      </w:del>
      <w:ins w:id="149" w:author="Orlando Personal" w:date="2023-03-30T16:28:00Z">
        <w:r w:rsidR="00600612">
          <w:rPr>
            <w:lang w:val="en-US"/>
          </w:rPr>
          <w:t>is</w:t>
        </w:r>
      </w:ins>
      <w:r w:rsidRPr="00EA3583">
        <w:rPr>
          <w:lang w:val="en-US"/>
        </w:rPr>
        <w:t xml:space="preserve"> encrypted. However, it does not check under which key the message was encrypted.  As a result, even though the message was decrypted under the old PTK, the main CPU will process it. The message 4 sent as a reply is now encrypted under the new PTK using a nonce value of 1.</w:t>
      </w:r>
    </w:p>
    <w:p w14:paraId="4F880E22" w14:textId="2759D64D" w:rsidR="00EA3583" w:rsidRDefault="00EA3583" w:rsidP="00EA3583">
      <w:pPr>
        <w:pStyle w:val="BodyText"/>
        <w:ind w:firstLine="0pt"/>
        <w:rPr>
          <w:lang w:val="en-US"/>
        </w:rPr>
      </w:pPr>
      <w:r w:rsidRPr="00EA3583">
        <w:rPr>
          <w:lang w:val="en-US"/>
        </w:rPr>
        <w:t>o</w:t>
      </w:r>
      <w:r w:rsidRPr="00EA3583">
        <w:rPr>
          <w:lang w:val="en-US"/>
        </w:rPr>
        <w:tab/>
        <w:t xml:space="preserve"> After this, the main CPU commands the NIC to reinstall the PTK, thereby resetting the nonce and replay counters. Finally, the next data frame that the victim transmits will again be encrypted using the new PTK with a nonce of 1.</w:t>
      </w:r>
    </w:p>
    <w:p w14:paraId="0B80F102" w14:textId="59E84693" w:rsidR="00B43BF7" w:rsidRDefault="00B43BF7" w:rsidP="00B43BF7">
      <w:pPr>
        <w:pStyle w:val="Heading2"/>
        <w:rPr>
          <w:u w:val="single"/>
        </w:rPr>
      </w:pPr>
      <w:r>
        <w:rPr>
          <w:u w:val="single"/>
        </w:rPr>
        <w:t>Attack Tools</w:t>
      </w:r>
    </w:p>
    <w:p w14:paraId="66083E90" w14:textId="2F48EA9D" w:rsidR="00B43BF7" w:rsidRDefault="00B43BF7" w:rsidP="00B43BF7">
      <w:pPr>
        <w:jc w:val="both"/>
      </w:pPr>
      <w:r>
        <w:t>The way this attack works uses the MITM attack side channel</w:t>
      </w:r>
      <w:del w:id="150" w:author="Orlando Personal" w:date="2023-03-30T16:28:00Z">
        <w:r w:rsidDel="00600612">
          <w:delText>, therefore</w:delText>
        </w:r>
      </w:del>
      <w:ins w:id="151" w:author="Orlando Personal" w:date="2023-03-30T16:28:00Z">
        <w:r w:rsidR="00600612">
          <w:t>; therefore,</w:t>
        </w:r>
      </w:ins>
      <w:r>
        <w:t xml:space="preserve"> all tools that can do the MITM </w:t>
      </w:r>
      <w:del w:id="152" w:author="Orlando Personal" w:date="2023-03-30T16:28:00Z">
        <w:r w:rsidDel="00600612">
          <w:delText>side channel</w:delText>
        </w:r>
      </w:del>
      <w:ins w:id="153" w:author="Orlando Personal" w:date="2023-03-30T16:28:00Z">
        <w:r w:rsidR="00600612">
          <w:t>side-channel</w:t>
        </w:r>
      </w:ins>
      <w:r>
        <w:t xml:space="preserve"> attack can be used in this scenario [31]. This attack has </w:t>
      </w:r>
      <w:del w:id="154" w:author="Orlando Personal" w:date="2023-03-30T16:28:00Z">
        <w:r w:rsidDel="00600612">
          <w:delText>been never</w:delText>
        </w:r>
      </w:del>
      <w:ins w:id="155" w:author="Orlando Personal" w:date="2023-03-30T16:28:00Z">
        <w:r w:rsidR="00600612">
          <w:t>never been</w:t>
        </w:r>
      </w:ins>
      <w:r>
        <w:t xml:space="preserve"> reported by </w:t>
      </w:r>
      <w:del w:id="156" w:author="Orlando Personal" w:date="2023-03-30T16:28:00Z">
        <w:r w:rsidDel="00600612">
          <w:delText>attacker</w:delText>
        </w:r>
      </w:del>
      <w:ins w:id="157" w:author="Orlando Personal" w:date="2023-03-30T16:28:00Z">
        <w:r w:rsidR="00600612">
          <w:t>attackers</w:t>
        </w:r>
      </w:ins>
      <w:r>
        <w:t xml:space="preserve"> or cybersecurity companies, but some Cybersecurity concerned companies [33], discovered the potential attack in </w:t>
      </w:r>
      <w:proofErr w:type="gramStart"/>
      <w:r>
        <w:t>2017 ,</w:t>
      </w:r>
      <w:proofErr w:type="gramEnd"/>
      <w:r>
        <w:t xml:space="preserve"> and then they asked the vendors </w:t>
      </w:r>
      <w:ins w:id="158" w:author="Orlando Personal" w:date="2023-03-30T16:28:00Z">
        <w:r w:rsidR="00600612">
          <w:t xml:space="preserve">to </w:t>
        </w:r>
      </w:ins>
      <w:r>
        <w:t xml:space="preserve">release the related patches to prevent it </w:t>
      </w:r>
      <w:del w:id="159" w:author="Orlando Personal" w:date="2023-03-30T16:28:00Z">
        <w:r w:rsidDel="00600612">
          <w:delText>happen</w:delText>
        </w:r>
      </w:del>
      <w:ins w:id="160" w:author="Orlando Personal" w:date="2023-03-30T16:28:00Z">
        <w:r w:rsidR="00600612">
          <w:t>from happening</w:t>
        </w:r>
      </w:ins>
      <w:r>
        <w:t xml:space="preserve"> in </w:t>
      </w:r>
      <w:ins w:id="161" w:author="Orlando Personal" w:date="2023-03-30T16:29:00Z">
        <w:r w:rsidR="00600612">
          <w:t xml:space="preserve">the </w:t>
        </w:r>
      </w:ins>
      <w:r>
        <w:t>real world.</w:t>
      </w:r>
    </w:p>
    <w:p w14:paraId="1EBEF935" w14:textId="67DD68D7" w:rsidR="005124EF" w:rsidRPr="00B43BF7" w:rsidRDefault="00B43BF7" w:rsidP="005124EF">
      <w:pPr>
        <w:jc w:val="both"/>
      </w:pPr>
      <w:r>
        <w:t xml:space="preserve">In Feb. 2020, RSA company and ESET presented a potential attack based on the 4-way </w:t>
      </w:r>
      <w:del w:id="162" w:author="Orlando Personal" w:date="2023-03-30T16:29:00Z">
        <w:r w:rsidDel="00600612">
          <w:delText>hand shake</w:delText>
        </w:r>
      </w:del>
      <w:ins w:id="163" w:author="Orlando Personal" w:date="2023-03-30T16:29:00Z">
        <w:r w:rsidR="00600612">
          <w:t>handshake</w:t>
        </w:r>
      </w:ins>
      <w:r>
        <w:t xml:space="preserve"> vulnerability and the vulnerability of some </w:t>
      </w:r>
      <w:proofErr w:type="spellStart"/>
      <w:r>
        <w:t>WiFi</w:t>
      </w:r>
      <w:proofErr w:type="spellEnd"/>
      <w:r>
        <w:t xml:space="preserve"> </w:t>
      </w:r>
      <w:del w:id="164" w:author="Orlando Personal" w:date="2023-03-30T16:29:00Z">
        <w:r w:rsidDel="00600612">
          <w:delText>Chipset</w:delText>
        </w:r>
      </w:del>
      <w:ins w:id="165" w:author="Orlando Personal" w:date="2023-03-30T16:29:00Z">
        <w:r w:rsidR="00600612">
          <w:t>chipsets</w:t>
        </w:r>
      </w:ins>
      <w:r>
        <w:t xml:space="preserve"> (Broadcom and </w:t>
      </w:r>
      <w:proofErr w:type="spellStart"/>
      <w:r>
        <w:t>Crypress</w:t>
      </w:r>
      <w:proofErr w:type="spellEnd"/>
      <w:r>
        <w:t xml:space="preserve">). They discovered it when they were working on a new product, Amazon EC2.  This new vulnerability was called Kr00k because it was the result of resetting the master key to “All Zero” in the hardware chipset by default after </w:t>
      </w:r>
      <w:ins w:id="166" w:author="Orlando Personal" w:date="2023-03-30T16:29:00Z">
        <w:r w:rsidR="00600612">
          <w:t xml:space="preserve">the </w:t>
        </w:r>
      </w:ins>
      <w:r>
        <w:t xml:space="preserve">disassociation of the client from the AP. It leads the MITM can decrypt all messages that still are in the buffer until the new handshake </w:t>
      </w:r>
      <w:del w:id="167" w:author="Orlando Personal" w:date="2023-03-30T16:29:00Z">
        <w:r w:rsidDel="00600612">
          <w:delText>happen</w:delText>
        </w:r>
      </w:del>
      <w:ins w:id="168" w:author="Orlando Personal" w:date="2023-03-30T16:29:00Z">
        <w:r w:rsidR="00600612">
          <w:t>happens</w:t>
        </w:r>
      </w:ins>
      <w:r>
        <w:t>.  [33]</w:t>
      </w:r>
    </w:p>
    <w:p w14:paraId="69F2A125" w14:textId="07328C6F" w:rsidR="00F7190E" w:rsidRDefault="00F7190E" w:rsidP="00F7190E">
      <w:pPr>
        <w:pStyle w:val="Heading2"/>
        <w:rPr>
          <w:u w:val="single"/>
        </w:rPr>
      </w:pPr>
      <w:r w:rsidRPr="00F7190E">
        <w:rPr>
          <w:u w:val="single"/>
        </w:rPr>
        <w:t>Countermeasures</w:t>
      </w:r>
    </w:p>
    <w:p w14:paraId="33B041D7" w14:textId="3793FD34" w:rsidR="00F7190E" w:rsidRDefault="00F7190E" w:rsidP="00F7190E">
      <w:pPr>
        <w:jc w:val="both"/>
      </w:pPr>
      <w:r>
        <w:t xml:space="preserve">Changing your </w:t>
      </w:r>
      <w:proofErr w:type="spellStart"/>
      <w:r>
        <w:t>WiFi</w:t>
      </w:r>
      <w:proofErr w:type="spellEnd"/>
      <w:r>
        <w:t xml:space="preserve"> network password or even swapping out your network router is not going to help [34]. The key to mitigating this vulnerability is patching the software. The vendor companies were informed of this vulnerability and releases some updates and patches.[34]. The Vendors that released </w:t>
      </w:r>
      <w:del w:id="169" w:author="Orlando Personal" w:date="2023-03-30T16:29:00Z">
        <w:r w:rsidDel="00600612">
          <w:delText>patched</w:delText>
        </w:r>
      </w:del>
      <w:ins w:id="170" w:author="Orlando Personal" w:date="2023-03-30T16:29:00Z">
        <w:r w:rsidR="00600612">
          <w:t>patches</w:t>
        </w:r>
      </w:ins>
      <w:r>
        <w:t xml:space="preserve"> included: </w:t>
      </w:r>
    </w:p>
    <w:p w14:paraId="0BDA98B2" w14:textId="26CA35A9" w:rsidR="00F7190E" w:rsidRDefault="00F7190E" w:rsidP="00F7190E">
      <w:pPr>
        <w:ind w:firstLine="7.10pt"/>
        <w:jc w:val="both"/>
      </w:pPr>
      <w:r>
        <w:t xml:space="preserve">O </w:t>
      </w:r>
      <w:proofErr w:type="gramStart"/>
      <w:r>
        <w:t>Cisco ,Intel</w:t>
      </w:r>
      <w:proofErr w:type="gramEnd"/>
      <w:r>
        <w:t xml:space="preserve"> ,</w:t>
      </w:r>
      <w:proofErr w:type="spellStart"/>
      <w:r>
        <w:t>Netgear</w:t>
      </w:r>
      <w:proofErr w:type="spellEnd"/>
      <w:r>
        <w:t xml:space="preserve"> ,Aruba </w:t>
      </w:r>
    </w:p>
    <w:p w14:paraId="5C2091FF" w14:textId="12B145F2" w:rsidR="00F7190E" w:rsidRDefault="00F7190E" w:rsidP="00F7190E">
      <w:pPr>
        <w:ind w:firstLine="7.10pt"/>
      </w:pPr>
      <w:r>
        <w:t>O OpenBSD released WPA2 patches, Debian also released patches and Ubuntu fixes have been issued.</w:t>
      </w:r>
    </w:p>
    <w:p w14:paraId="688DB95A" w14:textId="0E8C1766" w:rsidR="00F7190E" w:rsidRDefault="00F7190E" w:rsidP="00F7190E">
      <w:pPr>
        <w:ind w:firstLine="7.10pt"/>
      </w:pPr>
      <w:r>
        <w:t>O Microsoft, Apple and Google have stated that patches as soon as they asked.</w:t>
      </w:r>
    </w:p>
    <w:p w14:paraId="3BA0210A" w14:textId="56B10C6B" w:rsidR="00F7190E" w:rsidRDefault="00F7190E" w:rsidP="00F7190E">
      <w:pPr>
        <w:jc w:val="both"/>
      </w:pPr>
      <w:r>
        <w:lastRenderedPageBreak/>
        <w:t>It should be mentioned that, if the device that is being used does not have any patch available, the countermeasure is to disable the retransmission of message 3 while in a normal operation it should not be disabled. [31]</w:t>
      </w:r>
    </w:p>
    <w:p w14:paraId="43792EEB" w14:textId="77777777" w:rsidR="005124EF" w:rsidRPr="00F7190E" w:rsidRDefault="005124EF" w:rsidP="00F7190E">
      <w:pPr>
        <w:jc w:val="both"/>
      </w:pPr>
    </w:p>
    <w:p w14:paraId="39691532" w14:textId="2479414A" w:rsidR="00087426" w:rsidRPr="00D427D9" w:rsidRDefault="00D427D9" w:rsidP="00D427D9">
      <w:pPr>
        <w:pStyle w:val="Heading1"/>
        <w:rPr>
          <w:b/>
          <w:bCs/>
        </w:rPr>
      </w:pPr>
      <w:r w:rsidRPr="00D427D9">
        <w:rPr>
          <w:b/>
          <w:bCs/>
        </w:rPr>
        <w:t>FMS (Fluhrer, Mantin, Shamir)/Korek Attack</w:t>
      </w:r>
    </w:p>
    <w:p w14:paraId="527C8267" w14:textId="16E0F148" w:rsidR="00087426" w:rsidRPr="0069744D" w:rsidRDefault="005C1511" w:rsidP="00087426">
      <w:pPr>
        <w:pStyle w:val="Heading2"/>
        <w:rPr>
          <w:u w:val="single"/>
        </w:rPr>
      </w:pPr>
      <w:r>
        <w:rPr>
          <w:u w:val="single"/>
        </w:rPr>
        <w:t>Overview</w:t>
      </w:r>
    </w:p>
    <w:p w14:paraId="5ADFEBC3" w14:textId="7F199BC2" w:rsidR="005C1511" w:rsidRDefault="005C1511" w:rsidP="005C1511">
      <w:pPr>
        <w:pStyle w:val="BodyText"/>
      </w:pPr>
      <w:r w:rsidRPr="005C1511">
        <w:t xml:space="preserve"> </w:t>
      </w:r>
      <w:del w:id="171" w:author="Orlando Personal" w:date="2023-03-30T16:29:00Z">
        <w:r w:rsidDel="00600612">
          <w:rPr>
            <w:lang w:val="en-CA"/>
          </w:rPr>
          <w:delText>During</w:delText>
        </w:r>
      </w:del>
      <w:ins w:id="172" w:author="Orlando Personal" w:date="2023-03-30T16:29:00Z">
        <w:r w:rsidR="00600612">
          <w:rPr>
            <w:lang w:val="en-CA"/>
          </w:rPr>
          <w:t>In</w:t>
        </w:r>
      </w:ins>
      <w:r>
        <w:t xml:space="preserve"> 2001, Fluhrer, Mantin, </w:t>
      </w:r>
      <w:ins w:id="173" w:author="Orlando Personal" w:date="2023-03-30T16:29:00Z">
        <w:r w:rsidR="00600612">
          <w:rPr>
            <w:lang w:val="en-CA"/>
          </w:rPr>
          <w:t xml:space="preserve">and </w:t>
        </w:r>
      </w:ins>
      <w:r>
        <w:t>Shamir published a paper with the name: “Weaknesses in the Key Scheduling Algorithm of RC4” that uncovered a weakness in stream ciphers which can be used to crack wireless access points using WEP security protocol. [</w:t>
      </w:r>
      <w:r>
        <w:rPr>
          <w:lang w:val="en-US"/>
        </w:rPr>
        <w:t>35</w:t>
      </w:r>
      <w:r>
        <w:t>][</w:t>
      </w:r>
      <w:r>
        <w:rPr>
          <w:lang w:val="en-US"/>
        </w:rPr>
        <w:t>26</w:t>
      </w:r>
      <w:r>
        <w:t>][</w:t>
      </w:r>
      <w:r>
        <w:rPr>
          <w:lang w:val="en-US"/>
        </w:rPr>
        <w:t>39</w:t>
      </w:r>
      <w:r>
        <w:t>]</w:t>
      </w:r>
    </w:p>
    <w:p w14:paraId="5B648CCD" w14:textId="6A6B98F7" w:rsidR="005C1511" w:rsidRDefault="005C1511" w:rsidP="00361370">
      <w:pPr>
        <w:pStyle w:val="BodyText"/>
        <w:ind w:firstLine="0pt"/>
      </w:pPr>
      <w:r>
        <w:t xml:space="preserve">FMS is a statistical attack that targets the vulnerability present in RC4 stream cipher. This attack allows the </w:t>
      </w:r>
      <w:del w:id="174" w:author="Orlando Personal" w:date="2023-03-30T16:30:00Z">
        <w:r w:rsidDel="00600612">
          <w:delText xml:space="preserve">allows the </w:delText>
        </w:r>
      </w:del>
      <w:r>
        <w:t>recovery of the key of the RC4 encrypted stream. [</w:t>
      </w:r>
      <w:r>
        <w:rPr>
          <w:lang w:val="en-US"/>
        </w:rPr>
        <w:t>35</w:t>
      </w:r>
      <w:r>
        <w:t>][</w:t>
      </w:r>
      <w:r>
        <w:rPr>
          <w:lang w:val="en-US"/>
        </w:rPr>
        <w:t>39</w:t>
      </w:r>
      <w:r>
        <w:t>]</w:t>
      </w:r>
    </w:p>
    <w:p w14:paraId="3B7A8311" w14:textId="00CF1FBF" w:rsidR="005C1511" w:rsidRPr="00361370" w:rsidRDefault="005C1511" w:rsidP="00361370">
      <w:pPr>
        <w:pStyle w:val="BodyText"/>
        <w:ind w:firstLine="0pt"/>
        <w:rPr>
          <w:lang w:val="en-US"/>
        </w:rPr>
      </w:pPr>
      <w:r>
        <w:t xml:space="preserve">The attack depends on the use of the initialization vectors in RC4, which are a type of input required to provide an initial state. The attacker then can derive bytes of the key based on a mathematical equation derived from the keystream. The attacker will store a large </w:t>
      </w:r>
      <w:del w:id="175" w:author="Orlando Personal" w:date="2023-03-30T16:30:00Z">
        <w:r w:rsidDel="00600612">
          <w:rPr>
            <w:lang w:val="en-CA"/>
          </w:rPr>
          <w:delText>amount</w:delText>
        </w:r>
      </w:del>
      <w:ins w:id="176" w:author="Orlando Personal" w:date="2023-03-30T16:30:00Z">
        <w:r w:rsidR="00600612">
          <w:rPr>
            <w:lang w:val="en-CA"/>
          </w:rPr>
          <w:t>number</w:t>
        </w:r>
      </w:ins>
      <w:r>
        <w:t xml:space="preserve"> of messages in order to retrieve the key</w:t>
      </w:r>
      <w:r w:rsidR="00361370">
        <w:rPr>
          <w:lang w:val="en-US"/>
        </w:rPr>
        <w:t xml:space="preserve"> see Figure 10 </w:t>
      </w:r>
      <w:r>
        <w:t>[</w:t>
      </w:r>
      <w:r>
        <w:rPr>
          <w:lang w:val="en-US"/>
        </w:rPr>
        <w:t>38</w:t>
      </w:r>
      <w:r>
        <w:t>][</w:t>
      </w:r>
      <w:r>
        <w:rPr>
          <w:lang w:val="en-US"/>
        </w:rPr>
        <w:t>39</w:t>
      </w:r>
      <w:r>
        <w:t>]</w:t>
      </w:r>
      <w:r w:rsidR="00361370">
        <w:rPr>
          <w:lang w:val="en-US"/>
        </w:rPr>
        <w:t>[44].</w:t>
      </w:r>
    </w:p>
    <w:p w14:paraId="5A1A7ABC" w14:textId="7677C755" w:rsidR="005124EF" w:rsidRDefault="005C1511" w:rsidP="005C1511">
      <w:pPr>
        <w:pStyle w:val="BodyText"/>
        <w:ind w:firstLine="0pt"/>
      </w:pPr>
      <w:r>
        <w:t xml:space="preserve">2004: </w:t>
      </w:r>
      <w:proofErr w:type="spellStart"/>
      <w:r>
        <w:t>Korek</w:t>
      </w:r>
      <w:proofErr w:type="spellEnd"/>
      <w:r>
        <w:t xml:space="preserve"> is an internet user that developed several attacks over WEP protocols. A group of </w:t>
      </w:r>
      <w:proofErr w:type="spellStart"/>
      <w:r>
        <w:t>Korek’s</w:t>
      </w:r>
      <w:proofErr w:type="spellEnd"/>
      <w:r>
        <w:t xml:space="preserve"> attacks relied on the </w:t>
      </w:r>
      <w:del w:id="177" w:author="Orlando Personal" w:date="2023-03-30T16:30:00Z">
        <w:r w:rsidDel="00600612">
          <w:rPr>
            <w:lang w:val="en-CA"/>
          </w:rPr>
          <w:delText>principals</w:delText>
        </w:r>
      </w:del>
      <w:ins w:id="178" w:author="Orlando Personal" w:date="2023-03-30T16:30:00Z">
        <w:r w:rsidR="00600612">
          <w:rPr>
            <w:lang w:val="en-CA"/>
          </w:rPr>
          <w:t>principles</w:t>
        </w:r>
      </w:ins>
      <w:r>
        <w:t xml:space="preserve"> of the FMS attack.[</w:t>
      </w:r>
      <w:r>
        <w:rPr>
          <w:lang w:val="en-US"/>
        </w:rPr>
        <w:t>39</w:t>
      </w:r>
      <w:r>
        <w:t>]</w:t>
      </w:r>
    </w:p>
    <w:p w14:paraId="532268AE" w14:textId="77777777" w:rsidR="00361370" w:rsidRDefault="00361370" w:rsidP="00361370">
      <w:pPr>
        <w:pStyle w:val="BodyText"/>
        <w:keepNext/>
        <w:ind w:firstLine="0pt"/>
      </w:pPr>
      <w:r w:rsidRPr="00361370">
        <w:rPr>
          <w:noProof/>
        </w:rPr>
        <w:drawing>
          <wp:inline distT="0" distB="0" distL="0" distR="0" wp14:anchorId="44315AC9" wp14:editId="4E43DCE2">
            <wp:extent cx="3089910" cy="1477010"/>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089910" cy="1477010"/>
                    </a:xfrm>
                    <a:prstGeom prst="rect">
                      <a:avLst/>
                    </a:prstGeom>
                  </pic:spPr>
                </pic:pic>
              </a:graphicData>
            </a:graphic>
          </wp:inline>
        </w:drawing>
      </w:r>
    </w:p>
    <w:p w14:paraId="71302621" w14:textId="66C32814" w:rsidR="00361370" w:rsidRDefault="00361370" w:rsidP="00361370">
      <w:pPr>
        <w:pStyle w:val="Caption"/>
      </w:pPr>
      <w:r>
        <w:t xml:space="preserve">Figure </w:t>
      </w:r>
      <w:fldSimple w:instr=" SEQ Figure \* ARABIC ">
        <w:r w:rsidR="00C00D1F">
          <w:rPr>
            <w:noProof/>
          </w:rPr>
          <w:t>10</w:t>
        </w:r>
      </w:fldSimple>
      <w:r>
        <w:t xml:space="preserve"> </w:t>
      </w:r>
      <w:r w:rsidRPr="00F73B27">
        <w:t>FMS</w:t>
      </w:r>
      <w:r>
        <w:t xml:space="preserve"> Attack Overview</w:t>
      </w:r>
    </w:p>
    <w:p w14:paraId="709831C5" w14:textId="2811F687" w:rsidR="003500F5" w:rsidRPr="003500F5" w:rsidRDefault="003500F5" w:rsidP="003500F5">
      <w:pPr>
        <w:pStyle w:val="Heading2"/>
        <w:rPr>
          <w:u w:val="single"/>
        </w:rPr>
      </w:pPr>
      <w:r>
        <w:rPr>
          <w:u w:val="single"/>
        </w:rPr>
        <w:t>Tools</w:t>
      </w:r>
    </w:p>
    <w:p w14:paraId="19AA7C79" w14:textId="33AB7CA2" w:rsidR="003500F5" w:rsidRDefault="003500F5" w:rsidP="003500F5">
      <w:pPr>
        <w:pStyle w:val="ListParagraph"/>
        <w:numPr>
          <w:ilvl w:val="0"/>
          <w:numId w:val="42"/>
        </w:numPr>
        <w:jc w:val="both"/>
      </w:pPr>
      <w:proofErr w:type="spellStart"/>
      <w:r>
        <w:t>Aircrack</w:t>
      </w:r>
      <w:proofErr w:type="spellEnd"/>
      <w:r>
        <w:t>-ng: Password cracking software</w:t>
      </w:r>
    </w:p>
    <w:p w14:paraId="1F39FB2D" w14:textId="77777777" w:rsidR="003500F5" w:rsidRDefault="003500F5" w:rsidP="003500F5">
      <w:pPr>
        <w:pStyle w:val="ListParagraph"/>
        <w:numPr>
          <w:ilvl w:val="0"/>
          <w:numId w:val="42"/>
        </w:numPr>
        <w:jc w:val="both"/>
      </w:pPr>
      <w:proofErr w:type="spellStart"/>
      <w:r>
        <w:t>Airodump</w:t>
      </w:r>
      <w:proofErr w:type="spellEnd"/>
      <w:r>
        <w:t>-ng: Wireless packet capture tool</w:t>
      </w:r>
    </w:p>
    <w:p w14:paraId="29274E37" w14:textId="104E19A1" w:rsidR="003500F5" w:rsidRPr="003500F5" w:rsidRDefault="003500F5" w:rsidP="003500F5">
      <w:pPr>
        <w:pStyle w:val="ListParagraph"/>
        <w:numPr>
          <w:ilvl w:val="0"/>
          <w:numId w:val="42"/>
        </w:numPr>
        <w:jc w:val="both"/>
      </w:pPr>
      <w:proofErr w:type="spellStart"/>
      <w:r>
        <w:t>Wifi</w:t>
      </w:r>
      <w:proofErr w:type="spellEnd"/>
      <w:r>
        <w:t>-adapter: Hardware for wireless communication</w:t>
      </w:r>
    </w:p>
    <w:p w14:paraId="641A4F6A" w14:textId="44D71115" w:rsidR="00087426" w:rsidRPr="0069744D" w:rsidRDefault="00DF766E" w:rsidP="00087426">
      <w:pPr>
        <w:pStyle w:val="Heading2"/>
        <w:rPr>
          <w:u w:val="single"/>
        </w:rPr>
      </w:pPr>
      <w:r>
        <w:rPr>
          <w:u w:val="single"/>
        </w:rPr>
        <w:t>Implementation</w:t>
      </w:r>
    </w:p>
    <w:p w14:paraId="29A569CC" w14:textId="77777777" w:rsidR="00DF766E" w:rsidRDefault="00DF766E" w:rsidP="00DF766E">
      <w:pPr>
        <w:pStyle w:val="BodyText"/>
      </w:pPr>
      <w:r>
        <w:t xml:space="preserve">The implementation will be carried out using kali </w:t>
      </w:r>
      <w:proofErr w:type="spellStart"/>
      <w:r>
        <w:t>linux</w:t>
      </w:r>
      <w:proofErr w:type="spellEnd"/>
      <w:r>
        <w:t xml:space="preserve"> by using </w:t>
      </w:r>
      <w:proofErr w:type="spellStart"/>
      <w:r>
        <w:t>airodump</w:t>
      </w:r>
      <w:proofErr w:type="spellEnd"/>
      <w:r>
        <w:t xml:space="preserve">-ng in order to get capture packets from the target network. When sufficient number of packets are collected. </w:t>
      </w:r>
      <w:proofErr w:type="spellStart"/>
      <w:r>
        <w:t>Aircrack</w:t>
      </w:r>
      <w:proofErr w:type="spellEnd"/>
      <w:r>
        <w:t>-ng will conduct a statistical attack using the FMS/</w:t>
      </w:r>
      <w:proofErr w:type="spellStart"/>
      <w:r>
        <w:t>Korek</w:t>
      </w:r>
      <w:proofErr w:type="spellEnd"/>
      <w:r>
        <w:t xml:space="preserve"> technique in order to exploit the weakness in RC4 and decrypt the key.</w:t>
      </w:r>
    </w:p>
    <w:p w14:paraId="21F8E29C" w14:textId="355AEEF2" w:rsidR="00087426" w:rsidRDefault="00DF766E" w:rsidP="00DF766E">
      <w:pPr>
        <w:pStyle w:val="BodyText"/>
        <w:ind w:firstLine="0pt"/>
      </w:pPr>
      <w:r>
        <w:t>The process of the implementation is discussed in details in the appendix</w:t>
      </w:r>
      <w:r>
        <w:rPr>
          <w:lang w:val="en-US"/>
        </w:rPr>
        <w:t xml:space="preserve"> (section A)</w:t>
      </w:r>
      <w:r>
        <w:t>.</w:t>
      </w:r>
    </w:p>
    <w:p w14:paraId="7951458C" w14:textId="2E128AD0" w:rsidR="00943497" w:rsidRDefault="008F778E" w:rsidP="00943497">
      <w:pPr>
        <w:pStyle w:val="Heading1"/>
        <w:rPr>
          <w:b/>
          <w:bCs/>
        </w:rPr>
      </w:pPr>
      <w:r w:rsidRPr="008F778E">
        <w:rPr>
          <w:b/>
          <w:bCs/>
        </w:rPr>
        <w:t>PTW (Pychkine, Tews, Weinmann) attack</w:t>
      </w:r>
    </w:p>
    <w:p w14:paraId="60982273" w14:textId="77777777" w:rsidR="008F778E" w:rsidRDefault="008F778E" w:rsidP="008F778E">
      <w:pPr>
        <w:pStyle w:val="Heading2"/>
        <w:rPr>
          <w:u w:val="single"/>
        </w:rPr>
      </w:pPr>
      <w:r>
        <w:rPr>
          <w:u w:val="single"/>
        </w:rPr>
        <w:t>Overview</w:t>
      </w:r>
    </w:p>
    <w:p w14:paraId="5B580354" w14:textId="5BC7F1D3" w:rsidR="008F778E" w:rsidRDefault="008F778E" w:rsidP="008F778E">
      <w:pPr>
        <w:jc w:val="both"/>
      </w:pPr>
      <w:r>
        <w:t>Created in 2007, the PTW attack was based on an attack from 2005 called Klein attack. The PTW attack is more efficient than its predecessor FMS/</w:t>
      </w:r>
      <w:proofErr w:type="spellStart"/>
      <w:r>
        <w:t>Korek</w:t>
      </w:r>
      <w:proofErr w:type="spellEnd"/>
      <w:r>
        <w:t>.[39]</w:t>
      </w:r>
    </w:p>
    <w:p w14:paraId="53965F9E" w14:textId="3AAB0D85" w:rsidR="008F778E" w:rsidRDefault="008F778E" w:rsidP="008F778E">
      <w:pPr>
        <w:jc w:val="both"/>
      </w:pPr>
      <w:r>
        <w:t>PTW attack takes advantage of WEP reusing IVs to encrypt packets. This is a weakness because RC4 which is the stream cypher used in WEP protocol generates the keystream in a predictable way. The attacker captures enough packets and compares them to derive information about the keystream. this attack is able to decrypt the key with fewer packets than FMS due to the better correlation deduced between encrypted data and the keystream. [35][36]</w:t>
      </w:r>
    </w:p>
    <w:p w14:paraId="7B0BE82D" w14:textId="77777777" w:rsidR="00C00D1F" w:rsidRDefault="00C00D1F" w:rsidP="00C00D1F">
      <w:pPr>
        <w:keepNext/>
        <w:jc w:val="both"/>
      </w:pPr>
      <w:r w:rsidRPr="00C00D1F">
        <w:rPr>
          <w:noProof/>
        </w:rPr>
        <w:drawing>
          <wp:inline distT="0" distB="0" distL="0" distR="0" wp14:anchorId="49C738D3" wp14:editId="40F155E1">
            <wp:extent cx="3089910" cy="1992630"/>
            <wp:effectExtent l="0" t="0" r="0" b="127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3089910" cy="1992630"/>
                    </a:xfrm>
                    <a:prstGeom prst="rect">
                      <a:avLst/>
                    </a:prstGeom>
                  </pic:spPr>
                </pic:pic>
              </a:graphicData>
            </a:graphic>
          </wp:inline>
        </w:drawing>
      </w:r>
    </w:p>
    <w:p w14:paraId="1F09AD2B" w14:textId="331B64FB" w:rsidR="008F778E" w:rsidRDefault="00C00D1F" w:rsidP="00C00D1F">
      <w:pPr>
        <w:pStyle w:val="Caption"/>
      </w:pPr>
      <w:r>
        <w:t xml:space="preserve">Figure </w:t>
      </w:r>
      <w:fldSimple w:instr=" SEQ Figure \* ARABIC ">
        <w:r>
          <w:rPr>
            <w:noProof/>
          </w:rPr>
          <w:t>11</w:t>
        </w:r>
      </w:fldSimple>
      <w:r>
        <w:t xml:space="preserve"> PTW</w:t>
      </w:r>
      <w:r w:rsidRPr="002B4BA7">
        <w:t xml:space="preserve"> Attack Overview</w:t>
      </w:r>
    </w:p>
    <w:p w14:paraId="12465A86" w14:textId="77777777" w:rsidR="00C00D1F" w:rsidRDefault="00C00D1F" w:rsidP="00C00D1F">
      <w:pPr>
        <w:pStyle w:val="Heading2"/>
        <w:rPr>
          <w:u w:val="single"/>
        </w:rPr>
      </w:pPr>
      <w:r>
        <w:rPr>
          <w:u w:val="single"/>
        </w:rPr>
        <w:t>Tools</w:t>
      </w:r>
    </w:p>
    <w:p w14:paraId="4582095F" w14:textId="076F33E8" w:rsidR="00C00D1F" w:rsidRDefault="00C00D1F" w:rsidP="00C00D1F">
      <w:pPr>
        <w:jc w:val="both"/>
      </w:pPr>
      <w:r>
        <w:t>It uses the same tools as its processor the FMS attack:</w:t>
      </w:r>
    </w:p>
    <w:p w14:paraId="2297ADCD" w14:textId="77777777" w:rsidR="00C00D1F" w:rsidRDefault="00C00D1F" w:rsidP="00C00D1F">
      <w:pPr>
        <w:pStyle w:val="ListParagraph"/>
        <w:numPr>
          <w:ilvl w:val="0"/>
          <w:numId w:val="42"/>
        </w:numPr>
        <w:jc w:val="both"/>
      </w:pPr>
      <w:proofErr w:type="spellStart"/>
      <w:r>
        <w:t>Aircrack</w:t>
      </w:r>
      <w:proofErr w:type="spellEnd"/>
      <w:r>
        <w:t>-ng: Password cracking software</w:t>
      </w:r>
    </w:p>
    <w:p w14:paraId="2FF361B9" w14:textId="77777777" w:rsidR="00C00D1F" w:rsidRDefault="00C00D1F" w:rsidP="00C00D1F">
      <w:pPr>
        <w:pStyle w:val="ListParagraph"/>
        <w:numPr>
          <w:ilvl w:val="0"/>
          <w:numId w:val="42"/>
        </w:numPr>
        <w:jc w:val="both"/>
      </w:pPr>
      <w:proofErr w:type="spellStart"/>
      <w:r>
        <w:t>Airodump</w:t>
      </w:r>
      <w:proofErr w:type="spellEnd"/>
      <w:r>
        <w:t>-ng: Wireless packet capture tool</w:t>
      </w:r>
    </w:p>
    <w:p w14:paraId="26F8D54B" w14:textId="77777777" w:rsidR="00C00D1F" w:rsidRPr="003500F5" w:rsidRDefault="00C00D1F" w:rsidP="00C00D1F">
      <w:pPr>
        <w:pStyle w:val="ListParagraph"/>
        <w:numPr>
          <w:ilvl w:val="0"/>
          <w:numId w:val="42"/>
        </w:numPr>
        <w:jc w:val="both"/>
      </w:pPr>
      <w:proofErr w:type="spellStart"/>
      <w:r>
        <w:t>Wifi</w:t>
      </w:r>
      <w:proofErr w:type="spellEnd"/>
      <w:r>
        <w:t>-adapter: Hardware for wireless communication</w:t>
      </w:r>
    </w:p>
    <w:p w14:paraId="01F156B2" w14:textId="77777777" w:rsidR="00C00D1F" w:rsidRPr="00C00D1F" w:rsidRDefault="00C00D1F" w:rsidP="00C00D1F">
      <w:pPr>
        <w:jc w:val="both"/>
      </w:pPr>
    </w:p>
    <w:p w14:paraId="6C549A07" w14:textId="17EE95AB" w:rsidR="00C00D1F" w:rsidRDefault="00C00D1F" w:rsidP="00C00D1F">
      <w:pPr>
        <w:pStyle w:val="Heading2"/>
        <w:rPr>
          <w:u w:val="single"/>
        </w:rPr>
      </w:pPr>
      <w:r>
        <w:rPr>
          <w:u w:val="single"/>
        </w:rPr>
        <w:t>Implementation</w:t>
      </w:r>
    </w:p>
    <w:p w14:paraId="126C78A2" w14:textId="76177DF9" w:rsidR="00C00D1F" w:rsidRDefault="00C00D1F" w:rsidP="00C00D1F">
      <w:pPr>
        <w:jc w:val="both"/>
      </w:pPr>
      <w:r>
        <w:t xml:space="preserve">The implementation will be carried out using kali </w:t>
      </w:r>
      <w:proofErr w:type="spellStart"/>
      <w:r>
        <w:t>linux</w:t>
      </w:r>
      <w:proofErr w:type="spellEnd"/>
      <w:r>
        <w:t xml:space="preserve"> by using </w:t>
      </w:r>
      <w:proofErr w:type="spellStart"/>
      <w:r>
        <w:t>airodump</w:t>
      </w:r>
      <w:proofErr w:type="spellEnd"/>
      <w:r>
        <w:t xml:space="preserve">-ng in order to get capture packets from the target network. When enough packets are collected. </w:t>
      </w:r>
      <w:proofErr w:type="spellStart"/>
      <w:r>
        <w:t>Aircrack</w:t>
      </w:r>
      <w:proofErr w:type="spellEnd"/>
      <w:r>
        <w:t xml:space="preserve">-ng will conduct a combination of </w:t>
      </w:r>
      <w:ins w:id="179" w:author="Orlando Personal" w:date="2023-03-30T16:30:00Z">
        <w:r w:rsidR="00600612">
          <w:t xml:space="preserve">the </w:t>
        </w:r>
      </w:ins>
      <w:r>
        <w:t xml:space="preserve">statistical and computational </w:t>
      </w:r>
      <w:del w:id="180" w:author="Orlando Personal" w:date="2023-03-30T16:30:00Z">
        <w:r w:rsidDel="00600612">
          <w:delText>algorithm</w:delText>
        </w:r>
      </w:del>
      <w:ins w:id="181" w:author="Orlando Personal" w:date="2023-03-30T16:30:00Z">
        <w:r w:rsidR="00600612">
          <w:t>algorithms</w:t>
        </w:r>
      </w:ins>
      <w:r>
        <w:t xml:space="preserve"> in order to exploit the weakness in RC4 and decrypt the key.</w:t>
      </w:r>
    </w:p>
    <w:p w14:paraId="1B25D31F" w14:textId="14C28145" w:rsidR="00C00D1F" w:rsidRPr="00C00D1F" w:rsidRDefault="00C00D1F" w:rsidP="00C00D1F">
      <w:pPr>
        <w:jc w:val="both"/>
      </w:pPr>
      <w:r>
        <w:t xml:space="preserve">The process of the implementation is discussed in </w:t>
      </w:r>
      <w:del w:id="182" w:author="Orlando Personal" w:date="2023-03-30T16:30:00Z">
        <w:r w:rsidDel="00600612">
          <w:delText>details</w:delText>
        </w:r>
      </w:del>
      <w:ins w:id="183" w:author="Orlando Personal" w:date="2023-03-30T16:30:00Z">
        <w:r w:rsidR="00600612">
          <w:t>detail</w:t>
        </w:r>
      </w:ins>
      <w:r>
        <w:t xml:space="preserve"> in the appendix (section B).</w:t>
      </w:r>
    </w:p>
    <w:p w14:paraId="73C38D4F" w14:textId="77777777" w:rsidR="00C00D1F" w:rsidRPr="008F778E" w:rsidRDefault="00C00D1F" w:rsidP="008F778E"/>
    <w:p w14:paraId="26828C68" w14:textId="77777777" w:rsidR="00943497" w:rsidRPr="00943497" w:rsidRDefault="00943497" w:rsidP="00943497"/>
    <w:p w14:paraId="4FE1F866" w14:textId="763FBF70" w:rsidR="0080791D" w:rsidRPr="00087426" w:rsidRDefault="00087426" w:rsidP="0080791D">
      <w:pPr>
        <w:pStyle w:val="Heading5"/>
        <w:rPr>
          <w:b/>
          <w:bCs/>
        </w:rPr>
      </w:pPr>
      <w:r w:rsidRPr="00087426">
        <w:rPr>
          <w:b/>
          <w:bCs/>
        </w:rPr>
        <w:t>Conclusion</w:t>
      </w:r>
      <w:r w:rsidR="0080791D" w:rsidRPr="00087426">
        <w:rPr>
          <w:b/>
          <w:bCs/>
        </w:rPr>
        <w:t xml:space="preserve"> </w:t>
      </w:r>
    </w:p>
    <w:p w14:paraId="2B0332F4" w14:textId="07DBD078" w:rsidR="00575BCA" w:rsidRDefault="002F016E" w:rsidP="00836367">
      <w:pPr>
        <w:pStyle w:val="BodyText"/>
      </w:pPr>
      <w:r w:rsidRPr="002F016E">
        <w:t xml:space="preserve">To sum up, </w:t>
      </w:r>
      <w:proofErr w:type="spellStart"/>
      <w:r w:rsidRPr="002F016E">
        <w:t>WiFi</w:t>
      </w:r>
      <w:proofErr w:type="spellEnd"/>
      <w:r w:rsidRPr="002F016E">
        <w:t xml:space="preserve"> has become the primary mode of network connectivity for personal and professional use, but it also comes with increased security risks. Despite the development of </w:t>
      </w:r>
      <w:proofErr w:type="spellStart"/>
      <w:r w:rsidRPr="002F016E">
        <w:t>WiFi</w:t>
      </w:r>
      <w:proofErr w:type="spellEnd"/>
      <w:r w:rsidRPr="002F016E">
        <w:t xml:space="preserve"> security protocols, these networks are still vulnerable to a range of attacks, including packet injection, rogue access points, brute-force attacks, wireless denial-of-service, Chop-Chop attacks, and key reinstallation attacks. This paper has highlighted these attacks and discussed various countermeasures that can be used to mitigate them and improve the security of wireless networks. Additionally, the paper has </w:t>
      </w:r>
      <w:r w:rsidR="006D5055">
        <w:rPr>
          <w:lang w:val="en-US"/>
        </w:rPr>
        <w:t>implemented</w:t>
      </w:r>
      <w:r w:rsidRPr="002F016E">
        <w:t xml:space="preserve"> two attacks that exploit the vulnerability of RC4 stream cipher in WEP protocol. It is essential for network administrators and users to be aware of these threats and take the necessary steps to safeguard their networks. By doing so, we can create a more secure wireless network environment and reduce the risk of security breaches</w:t>
      </w:r>
    </w:p>
    <w:p w14:paraId="5D8A9E72" w14:textId="77777777" w:rsidR="00600612" w:rsidRDefault="00600612" w:rsidP="00D10AAC">
      <w:pPr>
        <w:pStyle w:val="Heading5"/>
        <w:rPr>
          <w:ins w:id="184" w:author="Orlando Personal" w:date="2023-03-30T16:34:00Z"/>
          <w:b/>
          <w:bCs/>
        </w:rPr>
      </w:pPr>
    </w:p>
    <w:p w14:paraId="1D5F483D" w14:textId="09E97DC5" w:rsidR="009303D9" w:rsidRPr="00087426" w:rsidRDefault="009303D9" w:rsidP="00D10AAC">
      <w:pPr>
        <w:pStyle w:val="Heading5"/>
        <w:rPr>
          <w:b/>
          <w:bCs/>
        </w:rPr>
      </w:pPr>
      <w:r w:rsidRPr="00087426">
        <w:rPr>
          <w:b/>
          <w:bCs/>
        </w:rPr>
        <w:lastRenderedPageBreak/>
        <w:t>References</w:t>
      </w:r>
    </w:p>
    <w:p w14:paraId="6B631357" w14:textId="2753D4E3" w:rsidR="009303D9" w:rsidRDefault="00893FC7" w:rsidP="0004781E">
      <w:pPr>
        <w:pStyle w:val="references"/>
        <w:ind w:start="17.70pt" w:hanging="17.70pt"/>
      </w:pPr>
      <w:r w:rsidRPr="00893FC7">
        <w:t xml:space="preserve"> D.Ghimiray, "Wi-Fi Security: WEP vs WPA or WPA2" , Avast.com, </w:t>
      </w:r>
      <w:hyperlink r:id="rId20" w:history="1">
        <w:r w:rsidRPr="003D4496">
          <w:rPr>
            <w:rStyle w:val="Hyperlink"/>
          </w:rPr>
          <w:t>https://www.avast.com/c-wep-vs-wpa-or-wpa2</w:t>
        </w:r>
      </w:hyperlink>
      <w:r>
        <w:t xml:space="preserve"> </w:t>
      </w:r>
      <w:r w:rsidRPr="00893FC7">
        <w:t>, Accessed: 2’nd March, 2023</w:t>
      </w:r>
    </w:p>
    <w:p w14:paraId="52E9DFE0" w14:textId="5839C24B" w:rsidR="009303D9" w:rsidRDefault="00203806" w:rsidP="0004781E">
      <w:pPr>
        <w:pStyle w:val="references"/>
        <w:ind w:start="17.70pt" w:hanging="17.70pt"/>
      </w:pPr>
      <w:r w:rsidRPr="00203806">
        <w:t>T. Wrightson, "Wireless Network Security: A Beginner's Guide", (2011).</w:t>
      </w:r>
      <w:r w:rsidR="009303D9">
        <w:t>.</w:t>
      </w:r>
    </w:p>
    <w:p w14:paraId="65AE7B00" w14:textId="77777777" w:rsidR="00203806" w:rsidRPr="00203806" w:rsidRDefault="00203806" w:rsidP="00203806">
      <w:pPr>
        <w:pStyle w:val="references"/>
      </w:pPr>
      <w:r w:rsidRPr="00203806">
        <w:t>J.Wright, J.Cache, and V.Liu ,"Hacking Exposed Wireless, Third Edition: Wireless Security Secrets &amp; Solutions", (2015).</w:t>
      </w:r>
    </w:p>
    <w:p w14:paraId="7AF185D9" w14:textId="77777777" w:rsidR="007917BA" w:rsidRPr="007917BA" w:rsidRDefault="007917BA" w:rsidP="007917BA">
      <w:pPr>
        <w:pStyle w:val="references"/>
      </w:pPr>
      <w:r w:rsidRPr="007917BA">
        <w:t>A. Al-Shemery,</w:t>
      </w:r>
      <w:r w:rsidRPr="007917BA">
        <w:rPr>
          <w:cs/>
        </w:rPr>
        <w:t>‎</w:t>
      </w:r>
      <w:r w:rsidRPr="007917BA">
        <w:t xml:space="preserve"> A.Gupta,</w:t>
      </w:r>
      <w:r w:rsidRPr="007917BA">
        <w:rPr>
          <w:cs/>
        </w:rPr>
        <w:t>‎</w:t>
      </w:r>
      <w:r w:rsidRPr="007917BA">
        <w:t xml:space="preserve"> and V.Velu, "Mastering Wireless Penetration Testing for Highly Secured Environments", (2015).</w:t>
      </w:r>
    </w:p>
    <w:p w14:paraId="5D700757" w14:textId="77777777" w:rsidR="007917BA" w:rsidRPr="007917BA" w:rsidRDefault="007917BA" w:rsidP="007917BA">
      <w:pPr>
        <w:pStyle w:val="references"/>
      </w:pPr>
      <w:r w:rsidRPr="007917BA">
        <w:t xml:space="preserve">S.Bhattacharya, J.K. Kalita, &amp; S.Kar,. “A survey of security issues in wireless networks.”, Journal of Network and Computer Applications, 35(2), 534-552, (2012). </w:t>
      </w:r>
    </w:p>
    <w:p w14:paraId="0195D6FC" w14:textId="37515009" w:rsidR="009303D9" w:rsidRDefault="007917BA" w:rsidP="0004781E">
      <w:pPr>
        <w:pStyle w:val="references"/>
        <w:ind w:start="17.70pt" w:hanging="17.70pt"/>
      </w:pPr>
      <w:r w:rsidRPr="007917BA">
        <w:tab/>
        <w:t>N.Thakur, &amp; A.Jindal, “Packet Injection Attacks on Wi-Fi Security Protocols”. Springer (pp. 375-388),(2018)</w:t>
      </w:r>
      <w:r w:rsidR="009303D9">
        <w:t>.</w:t>
      </w:r>
    </w:p>
    <w:p w14:paraId="1C26826C" w14:textId="7B6D045E" w:rsidR="007917BA" w:rsidRDefault="009275C8" w:rsidP="0004781E">
      <w:pPr>
        <w:pStyle w:val="references"/>
        <w:ind w:start="17.70pt" w:hanging="17.70pt"/>
      </w:pPr>
      <w:r w:rsidRPr="009275C8">
        <w:tab/>
        <w:t>M.Ciampa, "Security+ Guide to Network Security Fundamentals, 5th Edition", (2015)</w:t>
      </w:r>
    </w:p>
    <w:p w14:paraId="5AE6A340" w14:textId="495E1FBA" w:rsidR="009275C8" w:rsidRDefault="009275C8" w:rsidP="0004781E">
      <w:pPr>
        <w:pStyle w:val="references"/>
        <w:ind w:start="17.70pt" w:hanging="17.70pt"/>
      </w:pPr>
      <w:r w:rsidRPr="009275C8">
        <w:t>S.Bosworth, M.E. Kabay, and E.Whyne "Computer Security Handbook, 6th Edition", (2014)</w:t>
      </w:r>
    </w:p>
    <w:p w14:paraId="070D1F91" w14:textId="35E366A0" w:rsidR="00081001" w:rsidRDefault="00F22422" w:rsidP="0004781E">
      <w:pPr>
        <w:pStyle w:val="references"/>
        <w:ind w:start="17.70pt" w:hanging="17.70pt"/>
      </w:pPr>
      <w:r w:rsidRPr="00F22422">
        <w:t>BYOS</w:t>
      </w:r>
      <w:r>
        <w:t>,</w:t>
      </w:r>
      <w:r w:rsidRPr="00F22422">
        <w:t xml:space="preserve"> </w:t>
      </w:r>
      <w:r>
        <w:t>“</w:t>
      </w:r>
      <w:r w:rsidRPr="00F22422">
        <w:t>How to protect against Rogue Access Points on Wi-Fi.</w:t>
      </w:r>
      <w:r>
        <w:t>”,</w:t>
      </w:r>
      <w:r w:rsidRPr="00F22422">
        <w:t xml:space="preserve"> Accessed: March 7, 2023. [Online] </w:t>
      </w:r>
      <w:hyperlink r:id="rId21" w:history="1">
        <w:r w:rsidRPr="003D4496">
          <w:rPr>
            <w:rStyle w:val="Hyperlink"/>
          </w:rPr>
          <w:t>https://www.byos.io/blog/how-to-protect-against-rogue-access-points-on-wi-fi</w:t>
        </w:r>
      </w:hyperlink>
      <w:r>
        <w:t xml:space="preserve"> </w:t>
      </w:r>
    </w:p>
    <w:p w14:paraId="4F47E872" w14:textId="1FB85A86" w:rsidR="00F22422" w:rsidRDefault="00F22422" w:rsidP="0004781E">
      <w:pPr>
        <w:pStyle w:val="references"/>
        <w:ind w:start="17.70pt" w:hanging="17.70pt"/>
      </w:pPr>
      <w:r w:rsidRPr="00F22422">
        <w:t>Juniper</w:t>
      </w:r>
      <w:r>
        <w:t>, “</w:t>
      </w:r>
      <w:r w:rsidRPr="00F22422">
        <w:t>Understanding Rogue Access Points.</w:t>
      </w:r>
      <w:r>
        <w:t>”,</w:t>
      </w:r>
      <w:r w:rsidRPr="00F22422">
        <w:t xml:space="preserve"> Accessed: March 7, 2023. [Online] </w:t>
      </w:r>
      <w:hyperlink r:id="rId22" w:history="1">
        <w:r w:rsidRPr="003D4496">
          <w:rPr>
            <w:rStyle w:val="Hyperlink"/>
          </w:rPr>
          <w:t>https://www.juniper.net/documentation/en_US/junos-space-apps/network-director4.0/topics/concept/wireless-rogue-ap.html</w:t>
        </w:r>
      </w:hyperlink>
    </w:p>
    <w:p w14:paraId="5C6684D3" w14:textId="3C890C18" w:rsidR="00F22422" w:rsidRDefault="00F22422" w:rsidP="0004781E">
      <w:pPr>
        <w:pStyle w:val="references"/>
        <w:ind w:start="17.70pt" w:hanging="17.70pt"/>
      </w:pPr>
      <w:r w:rsidRPr="00F22422">
        <w:t>Kali.org</w:t>
      </w:r>
      <w:r>
        <w:t>, “</w:t>
      </w:r>
      <w:r w:rsidRPr="00F22422">
        <w:t>Wifiphisher Tool Documentation.</w:t>
      </w:r>
      <w:r>
        <w:t>”,</w:t>
      </w:r>
      <w:r w:rsidRPr="00F22422">
        <w:t xml:space="preserve"> Accessed: March 8, 2023. [Online] </w:t>
      </w:r>
      <w:hyperlink r:id="rId23" w:history="1">
        <w:r w:rsidRPr="003D4496">
          <w:rPr>
            <w:rStyle w:val="Hyperlink"/>
          </w:rPr>
          <w:t>https://www.kali.org/tools/wifiphisher/</w:t>
        </w:r>
      </w:hyperlink>
    </w:p>
    <w:p w14:paraId="20961217" w14:textId="33B2B028" w:rsidR="00F22422" w:rsidRDefault="00F22422" w:rsidP="0004781E">
      <w:pPr>
        <w:pStyle w:val="references"/>
        <w:ind w:start="17.70pt" w:hanging="17.70pt"/>
      </w:pPr>
      <w:r w:rsidRPr="00F22422">
        <w:t xml:space="preserve">Aircrack-Ng Official Website Aircrack-ng.org. Accessed: March 8, 2023. [Online]  </w:t>
      </w:r>
      <w:hyperlink r:id="rId24" w:history="1">
        <w:r w:rsidRPr="003D4496">
          <w:rPr>
            <w:rStyle w:val="Hyperlink"/>
          </w:rPr>
          <w:t>https://www.aircrack-ng.org/</w:t>
        </w:r>
      </w:hyperlink>
    </w:p>
    <w:p w14:paraId="1139A1C5" w14:textId="78F720FC" w:rsidR="00F22422" w:rsidRDefault="00F22422" w:rsidP="0004781E">
      <w:pPr>
        <w:pStyle w:val="references"/>
        <w:ind w:start="17.70pt" w:hanging="17.70pt"/>
      </w:pPr>
      <w:r w:rsidRPr="00F22422">
        <w:t xml:space="preserve">Airmon-ng Documentation Aircrack-ng.org. Accessed: March 9, 2023. [Online]  </w:t>
      </w:r>
      <w:hyperlink r:id="rId25" w:history="1">
        <w:r w:rsidRPr="003D4496">
          <w:rPr>
            <w:rStyle w:val="Hyperlink"/>
          </w:rPr>
          <w:t>https://www.aircrack-ng.org/doku.php?id=airmon-ng</w:t>
        </w:r>
      </w:hyperlink>
    </w:p>
    <w:p w14:paraId="52295E64" w14:textId="0B96684C" w:rsidR="00F22422" w:rsidRDefault="00F22422" w:rsidP="0004781E">
      <w:pPr>
        <w:pStyle w:val="references"/>
        <w:ind w:start="17.70pt" w:hanging="17.70pt"/>
      </w:pPr>
      <w:r>
        <w:t>“</w:t>
      </w:r>
      <w:r w:rsidRPr="00F22422">
        <w:t>Airodump-ng Documentation</w:t>
      </w:r>
      <w:r>
        <w:t>”</w:t>
      </w:r>
      <w:r w:rsidR="00025CBE">
        <w:t>,</w:t>
      </w:r>
      <w:r w:rsidRPr="00F22422">
        <w:t xml:space="preserve"> </w:t>
      </w:r>
      <w:r w:rsidRPr="00025CBE">
        <w:rPr>
          <w:i/>
          <w:iCs/>
        </w:rPr>
        <w:t>Kali Tools</w:t>
      </w:r>
      <w:r w:rsidRPr="00F22422">
        <w:t xml:space="preserve">. Accessed: March 9, 2023. [Online] </w:t>
      </w:r>
      <w:hyperlink r:id="rId26" w:anchor=":~:text=airodump%2Dng%20%2D%20a%20wireless%20packet,of%20the%20found%20access%20points" w:history="1">
        <w:r w:rsidRPr="003D4496">
          <w:rPr>
            <w:rStyle w:val="Hyperlink"/>
          </w:rPr>
          <w:t>https://en.kali.tools/?p=367#:~:text=airodump%2Dng%20%2D%20a%20wireless%20packet,of%20the%20found%20access%20points</w:t>
        </w:r>
      </w:hyperlink>
    </w:p>
    <w:p w14:paraId="492ABDD8" w14:textId="2533667F" w:rsidR="00F22422" w:rsidRDefault="00025CBE" w:rsidP="0004781E">
      <w:pPr>
        <w:pStyle w:val="references"/>
        <w:ind w:start="17.70pt" w:hanging="17.70pt"/>
      </w:pPr>
      <w:r>
        <w:t>“</w:t>
      </w:r>
      <w:r w:rsidRPr="00025CBE">
        <w:t>Aireplay-ng Documentation</w:t>
      </w:r>
      <w:r>
        <w:t>”,</w:t>
      </w:r>
      <w:r w:rsidRPr="00025CBE">
        <w:t xml:space="preserve"> </w:t>
      </w:r>
      <w:r w:rsidRPr="00025CBE">
        <w:rPr>
          <w:i/>
          <w:iCs/>
        </w:rPr>
        <w:t>Aircrack-ng.org</w:t>
      </w:r>
      <w:r w:rsidRPr="00025CBE">
        <w:t xml:space="preserve">. Accessed: March 10, 2023. [Online]  </w:t>
      </w:r>
      <w:hyperlink r:id="rId27" w:anchor=":~:text=Description,WEP%20and%20WPA%2DPSK%20keys" w:history="1">
        <w:r w:rsidRPr="003D4496">
          <w:rPr>
            <w:rStyle w:val="Hyperlink"/>
          </w:rPr>
          <w:t>https://www.aircrack-ng.org/doku.php?id=aireplay-ng#:~:text=Description,WEP%20and%20WPA%2DPSK%20keys</w:t>
        </w:r>
      </w:hyperlink>
    </w:p>
    <w:p w14:paraId="1D4C926D" w14:textId="777B38AE" w:rsidR="00025CBE" w:rsidRDefault="00025CBE" w:rsidP="0004781E">
      <w:pPr>
        <w:pStyle w:val="references"/>
        <w:ind w:start="17.70pt" w:hanging="17.70pt"/>
      </w:pPr>
      <w:r w:rsidRPr="00025CBE">
        <w:t xml:space="preserve"> </w:t>
      </w:r>
      <w:r>
        <w:t>“</w:t>
      </w:r>
      <w:r w:rsidRPr="00025CBE">
        <w:t>Airgeddon Tool Documentation.</w:t>
      </w:r>
      <w:r>
        <w:t>”,</w:t>
      </w:r>
      <w:r w:rsidRPr="00025CBE">
        <w:t xml:space="preserve"> </w:t>
      </w:r>
      <w:r w:rsidRPr="00025CBE">
        <w:rPr>
          <w:i/>
          <w:iCs/>
        </w:rPr>
        <w:t>Kali.org</w:t>
      </w:r>
      <w:r w:rsidRPr="00025CBE">
        <w:t xml:space="preserve">. Accessed: March 10, 2023. [Online]  </w:t>
      </w:r>
      <w:hyperlink r:id="rId28" w:history="1">
        <w:r w:rsidRPr="003D4496">
          <w:rPr>
            <w:rStyle w:val="Hyperlink"/>
          </w:rPr>
          <w:t>https://www.kali.org/tools/airgeddon/</w:t>
        </w:r>
      </w:hyperlink>
    </w:p>
    <w:p w14:paraId="7F869BE7" w14:textId="3F6616FA" w:rsidR="00025CBE" w:rsidRDefault="00593CF3" w:rsidP="0004781E">
      <w:pPr>
        <w:pStyle w:val="references"/>
        <w:ind w:start="17.70pt" w:hanging="17.70pt"/>
      </w:pPr>
      <w:r>
        <w:t>M.Rouse,</w:t>
      </w:r>
      <w:r w:rsidRPr="00593CF3">
        <w:t xml:space="preserve"> </w:t>
      </w:r>
      <w:r>
        <w:t>“</w:t>
      </w:r>
      <w:r w:rsidRPr="00593CF3">
        <w:t>Wi-Fi Protected Access Pre-Shared Key</w:t>
      </w:r>
      <w:r>
        <w:t>”, Techopedia</w:t>
      </w:r>
      <w:r w:rsidRPr="00593CF3">
        <w:t xml:space="preserve">. Accessed: March 12, 2023. [Online] </w:t>
      </w:r>
      <w:hyperlink r:id="rId29" w:history="1">
        <w:r w:rsidRPr="003D4496">
          <w:rPr>
            <w:rStyle w:val="Hyperlink"/>
          </w:rPr>
          <w:t>https://www.techopedia.com/definition/22921/wi-fi-protected-access-pre-shared-key-wpa-psk</w:t>
        </w:r>
      </w:hyperlink>
    </w:p>
    <w:p w14:paraId="60C9D7D5" w14:textId="130D3B2E" w:rsidR="00593CF3" w:rsidRDefault="005E3615" w:rsidP="0004781E">
      <w:pPr>
        <w:pStyle w:val="references"/>
        <w:ind w:start="17.70pt" w:hanging="17.70pt"/>
      </w:pPr>
      <w:r w:rsidRPr="005E3615">
        <w:t xml:space="preserve"> </w:t>
      </w:r>
      <w:r>
        <w:t>A.Croix, “</w:t>
      </w:r>
      <w:r w:rsidRPr="005E3615">
        <w:t>How does WPA/WPA2 Wifi security work, and how to crack it?</w:t>
      </w:r>
      <w:r>
        <w:t xml:space="preserve">”, </w:t>
      </w:r>
      <w:r w:rsidRPr="005E3615">
        <w:rPr>
          <w:i/>
          <w:iCs/>
        </w:rPr>
        <w:t>Cylab</w:t>
      </w:r>
      <w:r>
        <w:t>.</w:t>
      </w:r>
      <w:r w:rsidRPr="005E3615">
        <w:t xml:space="preserve"> Accessed: March 16, 2023. [Online]  </w:t>
      </w:r>
      <w:hyperlink r:id="rId30" w:history="1">
        <w:r w:rsidRPr="003D4496">
          <w:rPr>
            <w:rStyle w:val="Hyperlink"/>
          </w:rPr>
          <w:t>https://cylab.be/blog/32/how-does-wpawpa2-wifi-security-work-and-how-to-crack-it?accept-cookies=1</w:t>
        </w:r>
      </w:hyperlink>
    </w:p>
    <w:p w14:paraId="37783C75" w14:textId="3DF5B500" w:rsidR="005E3615" w:rsidRDefault="00933139" w:rsidP="0004781E">
      <w:pPr>
        <w:pStyle w:val="references"/>
        <w:ind w:start="17.70pt" w:hanging="17.70pt"/>
      </w:pPr>
      <w:r>
        <w:t>J. Lorenz,“</w:t>
      </w:r>
      <w:r w:rsidR="0051272B" w:rsidRPr="0051272B">
        <w:t>Taking advantage of the 4-Way Handshake.</w:t>
      </w:r>
      <w:r>
        <w:t>”,</w:t>
      </w:r>
      <w:r w:rsidRPr="00933139">
        <w:t xml:space="preserve"> </w:t>
      </w:r>
      <w:r w:rsidRPr="00933139">
        <w:rPr>
          <w:i/>
          <w:iCs/>
        </w:rPr>
        <w:t>The University of Hawai’i-West O’ahu</w:t>
      </w:r>
      <w:r>
        <w:t>.</w:t>
      </w:r>
      <w:r w:rsidR="0051272B" w:rsidRPr="0051272B">
        <w:t xml:space="preserve"> Accessed: March 18, 2023. [Online]  </w:t>
      </w:r>
      <w:hyperlink r:id="rId31" w:history="1">
        <w:r w:rsidR="0051272B" w:rsidRPr="003D4496">
          <w:rPr>
            <w:rStyle w:val="Hyperlink"/>
          </w:rPr>
          <w:t>https://westoahu.hawaii.edu/cyber/forensics-weekly-executive-summmaries/taking-advantage-of-the-4-way-handshake/</w:t>
        </w:r>
      </w:hyperlink>
    </w:p>
    <w:p w14:paraId="42D1E0BB" w14:textId="0C13A814" w:rsidR="0051272B" w:rsidRDefault="00185BF8" w:rsidP="0004781E">
      <w:pPr>
        <w:pStyle w:val="references"/>
        <w:ind w:start="17.70pt" w:hanging="17.70pt"/>
      </w:pPr>
      <w:r w:rsidRPr="00185BF8">
        <w:t xml:space="preserve"> </w:t>
      </w:r>
      <w:r>
        <w:t>“</w:t>
      </w:r>
      <w:r w:rsidRPr="00185BF8">
        <w:t>Crunch Tool Documentation</w:t>
      </w:r>
      <w:r>
        <w:t>”,</w:t>
      </w:r>
      <w:r w:rsidRPr="00185BF8">
        <w:t xml:space="preserve"> </w:t>
      </w:r>
      <w:r w:rsidRPr="00185BF8">
        <w:rPr>
          <w:i/>
          <w:iCs/>
        </w:rPr>
        <w:t>Kali.org</w:t>
      </w:r>
      <w:r w:rsidRPr="00185BF8">
        <w:t xml:space="preserve">. Accessed: March 18, 2023. [Online] </w:t>
      </w:r>
      <w:hyperlink r:id="rId32" w:history="1">
        <w:r w:rsidRPr="003D4496">
          <w:rPr>
            <w:rStyle w:val="Hyperlink"/>
          </w:rPr>
          <w:t>https://www.kali.org/tools/crunch/</w:t>
        </w:r>
      </w:hyperlink>
    </w:p>
    <w:p w14:paraId="424FA7EC" w14:textId="77777777" w:rsidR="004552DE" w:rsidRDefault="004552DE" w:rsidP="0004781E">
      <w:pPr>
        <w:pStyle w:val="references"/>
        <w:ind w:start="17.70pt" w:hanging="17.70pt"/>
      </w:pPr>
      <w:r w:rsidRPr="004552DE">
        <w:t>J</w:t>
      </w:r>
      <w:r>
        <w:t>.</w:t>
      </w:r>
      <w:r w:rsidRPr="004552DE">
        <w:t>Weston</w:t>
      </w:r>
      <w:r>
        <w:t>,</w:t>
      </w:r>
      <w:r w:rsidRPr="004552DE">
        <w:t xml:space="preserve"> </w:t>
      </w:r>
      <w:r>
        <w:t>“</w:t>
      </w:r>
      <w:r w:rsidRPr="004552DE">
        <w:t>Wi-Fi Attacks – Cracking the Handshake</w:t>
      </w:r>
      <w:r>
        <w:t xml:space="preserve">”, </w:t>
      </w:r>
      <w:r w:rsidRPr="004552DE">
        <w:rPr>
          <w:i/>
          <w:iCs/>
        </w:rPr>
        <w:t>LinkedIn blog</w:t>
      </w:r>
      <w:r w:rsidRPr="004552DE">
        <w:t xml:space="preserve"> Accessed: March 18, 2023. [Online] </w:t>
      </w:r>
      <w:hyperlink r:id="rId33" w:history="1">
        <w:r w:rsidRPr="003D4496">
          <w:rPr>
            <w:rStyle w:val="Hyperlink"/>
          </w:rPr>
          <w:t>https://www.linkedin.com/pulse/wi-fi-attacks-cracking-handshake-james-weston/</w:t>
        </w:r>
      </w:hyperlink>
      <w:r>
        <w:t xml:space="preserve"> </w:t>
      </w:r>
    </w:p>
    <w:p w14:paraId="03855C2E" w14:textId="6ADE8519" w:rsidR="00185BF8" w:rsidRDefault="004552DE" w:rsidP="0004781E">
      <w:pPr>
        <w:pStyle w:val="references"/>
        <w:ind w:start="17.70pt" w:hanging="17.70pt"/>
      </w:pPr>
      <w:r w:rsidRPr="004552DE">
        <w:t xml:space="preserve"> </w:t>
      </w:r>
      <w:r w:rsidR="00B119C8" w:rsidRPr="00B119C8">
        <w:t>K</w:t>
      </w:r>
      <w:r w:rsidR="00B119C8">
        <w:t>.</w:t>
      </w:r>
      <w:r w:rsidR="00B119C8" w:rsidRPr="00B119C8">
        <w:t>Bicakci, B</w:t>
      </w:r>
      <w:r w:rsidR="00B119C8">
        <w:t>.</w:t>
      </w:r>
      <w:r w:rsidR="00B119C8" w:rsidRPr="00B119C8">
        <w:t xml:space="preserve">Tavli, </w:t>
      </w:r>
      <w:r w:rsidR="00B119C8">
        <w:t>“</w:t>
      </w:r>
      <w:r w:rsidR="00B119C8" w:rsidRPr="00B119C8">
        <w:t>Denial-of-Service attacks and countermeasures in IEEE 802.11 wireless networks</w:t>
      </w:r>
      <w:r w:rsidR="00B119C8">
        <w:t>”</w:t>
      </w:r>
      <w:r w:rsidR="00B119C8" w:rsidRPr="00B119C8">
        <w:t xml:space="preserve">, </w:t>
      </w:r>
      <w:r w:rsidR="00B119C8" w:rsidRPr="00B119C8">
        <w:rPr>
          <w:i/>
          <w:iCs/>
        </w:rPr>
        <w:t>Computer Standards &amp; Interfaces</w:t>
      </w:r>
      <w:r w:rsidR="00B119C8" w:rsidRPr="00B119C8">
        <w:t xml:space="preserve">, Volume 31, Issue 5, 2009, Pages 931-941, ISSN 0920-5489, </w:t>
      </w:r>
      <w:hyperlink r:id="rId34" w:history="1">
        <w:r w:rsidR="00B119C8" w:rsidRPr="003D4496">
          <w:rPr>
            <w:rStyle w:val="Hyperlink"/>
          </w:rPr>
          <w:t>https://doi.org/10.1016/j.csi.2008.09.038</w:t>
        </w:r>
      </w:hyperlink>
      <w:r w:rsidR="00B119C8" w:rsidRPr="00B119C8">
        <w:t>.</w:t>
      </w:r>
    </w:p>
    <w:p w14:paraId="2FA9B103" w14:textId="259744C1" w:rsidR="00B119C8" w:rsidRDefault="00A92EF3" w:rsidP="0004781E">
      <w:pPr>
        <w:pStyle w:val="references"/>
        <w:ind w:start="17.70pt" w:hanging="17.70pt"/>
      </w:pPr>
      <w:r w:rsidRPr="00A92EF3">
        <w:t>“Deauthentication Attack using Kali Linux,” SudoRealm. https://sudorealm.com/blog/deauthentication-attack-using-kali-linux (accessed Mar. 30, 2023).</w:t>
      </w:r>
    </w:p>
    <w:p w14:paraId="196EF8FF" w14:textId="3A59A469" w:rsidR="00A92EF3" w:rsidRDefault="00A92EF3" w:rsidP="0004781E">
      <w:pPr>
        <w:pStyle w:val="references"/>
        <w:ind w:start="17.70pt" w:hanging="17.70pt"/>
      </w:pPr>
      <w:r w:rsidRPr="00A92EF3">
        <w:t xml:space="preserve">"Denial of Service Attack", Packt, </w:t>
      </w:r>
      <w:hyperlink r:id="rId35" w:history="1">
        <w:r w:rsidRPr="003D4496">
          <w:rPr>
            <w:rStyle w:val="Hyperlink"/>
          </w:rPr>
          <w:t>https://subscription.packtpub.com/book/networking-&amp;-servers/9781785280856/6/ch06lvl1sec27/denial-of-service-attacks</w:t>
        </w:r>
      </w:hyperlink>
      <w:r>
        <w:t xml:space="preserve"> </w:t>
      </w:r>
      <w:r w:rsidRPr="00A92EF3">
        <w:t>(accessed Mar. 30, 2023).</w:t>
      </w:r>
    </w:p>
    <w:p w14:paraId="0EDE2EE3" w14:textId="27BD2E4F" w:rsidR="00A92EF3" w:rsidRDefault="00A92EF3" w:rsidP="0004781E">
      <w:pPr>
        <w:pStyle w:val="references"/>
        <w:ind w:start="17.70pt" w:hanging="17.70pt"/>
      </w:pPr>
      <w:r w:rsidRPr="00A92EF3">
        <w:t>K.Pelechrinis,  M.Iliofotou, Marios, S.Krishnamurthy, "Denial of Service Attacks in Wireless Networks: The Case of Jammers". IEEE, IEEE. 13. 245 - 257. 10.1109/SURV.2011.041110.00022</w:t>
      </w:r>
      <w:r>
        <w:t xml:space="preserve"> </w:t>
      </w:r>
    </w:p>
    <w:p w14:paraId="4DB88DCE" w14:textId="73D7F034" w:rsidR="00A92EF3" w:rsidRDefault="003207AD" w:rsidP="0004781E">
      <w:pPr>
        <w:pStyle w:val="references"/>
        <w:ind w:start="17.70pt" w:hanging="17.70pt"/>
      </w:pPr>
      <w:r w:rsidRPr="003207AD">
        <w:t xml:space="preserve">“korek_chopchop", </w:t>
      </w:r>
      <w:r w:rsidRPr="003207AD">
        <w:rPr>
          <w:i/>
          <w:iCs/>
        </w:rPr>
        <w:t>Aircrack-ng</w:t>
      </w:r>
      <w:r w:rsidRPr="003207AD">
        <w:t>. https://www.aircrack-ng.org/doku.php?%20id=korek_chopchop (accessed Mar. 30, 2023).</w:t>
      </w:r>
    </w:p>
    <w:p w14:paraId="61F856B2" w14:textId="77777777" w:rsidR="003207AD" w:rsidRDefault="003207AD" w:rsidP="0004781E">
      <w:pPr>
        <w:pStyle w:val="references"/>
        <w:ind w:start="17.70pt" w:hanging="17.70pt"/>
      </w:pPr>
      <w:r w:rsidRPr="003207AD">
        <w:t>F.T. Sheldon, J.Weber, S.Yoo, &amp; W.D.Pan, "The Insecurity of Wireless Networks. Security &amp; Privacy", IEEE. 10. 54-61. 10.1109/MSP.2012.60.</w:t>
      </w:r>
    </w:p>
    <w:p w14:paraId="2D0196CA" w14:textId="77777777" w:rsidR="00EB3187" w:rsidRDefault="003207AD" w:rsidP="0004781E">
      <w:pPr>
        <w:pStyle w:val="references"/>
        <w:ind w:start="17.70pt" w:hanging="17.70pt"/>
      </w:pPr>
      <w:r w:rsidRPr="003207AD">
        <w:t xml:space="preserve">M.Beck, E.Tews," Practical attacks against WEP and WPA". </w:t>
      </w:r>
      <w:r w:rsidRPr="003207AD">
        <w:rPr>
          <w:i/>
          <w:iCs/>
        </w:rPr>
        <w:t>IACR Cryptology ePrint Archive</w:t>
      </w:r>
      <w:r w:rsidRPr="003207AD">
        <w:t xml:space="preserve">. 2008. 472. 10.1145/1514274.1514286. </w:t>
      </w:r>
    </w:p>
    <w:p w14:paraId="4CECE62F" w14:textId="77777777" w:rsidR="009E74F1" w:rsidRDefault="009E74F1" w:rsidP="0004781E">
      <w:pPr>
        <w:pStyle w:val="references"/>
        <w:ind w:start="17.70pt" w:hanging="17.70pt"/>
      </w:pPr>
      <w:r w:rsidRPr="009E74F1">
        <w:t xml:space="preserve">“WPA Attacks,”  </w:t>
      </w:r>
      <w:r w:rsidRPr="009E74F1">
        <w:rPr>
          <w:i/>
          <w:iCs/>
        </w:rPr>
        <w:t>Wireless Network Security</w:t>
      </w:r>
      <w:r w:rsidRPr="009E74F1">
        <w:t xml:space="preserve">. </w:t>
      </w:r>
      <w:hyperlink r:id="rId36" w:history="1">
        <w:r w:rsidRPr="003D4496">
          <w:rPr>
            <w:rStyle w:val="Hyperlink"/>
          </w:rPr>
          <w:t>http://wirelessnetworkssecurity.blogspot.com/2013/01/wpa-attacks.html</w:t>
        </w:r>
      </w:hyperlink>
      <w:r>
        <w:t xml:space="preserve"> </w:t>
      </w:r>
      <w:r w:rsidRPr="009E74F1">
        <w:t xml:space="preserve"> (accessed Mar. 30, 2023).</w:t>
      </w:r>
      <w:r w:rsidR="003207AD" w:rsidRPr="003207AD">
        <w:t xml:space="preserve"> </w:t>
      </w:r>
    </w:p>
    <w:p w14:paraId="7550FDEF" w14:textId="7F0FA958" w:rsidR="003207AD" w:rsidRDefault="00493628" w:rsidP="0004781E">
      <w:pPr>
        <w:pStyle w:val="references"/>
        <w:ind w:start="17.70pt" w:hanging="17.70pt"/>
      </w:pPr>
      <w:r w:rsidRPr="00493628">
        <w:t>“packetforge-ng</w:t>
      </w:r>
      <w:r>
        <w:t>”,</w:t>
      </w:r>
      <w:r w:rsidRPr="00493628">
        <w:rPr>
          <w:i/>
          <w:iCs/>
        </w:rPr>
        <w:t>Aircrack-ng</w:t>
      </w:r>
      <w:r>
        <w:rPr>
          <w:i/>
          <w:iCs/>
        </w:rPr>
        <w:t xml:space="preserve">. </w:t>
      </w:r>
      <w:hyperlink r:id="rId37" w:history="1">
        <w:r w:rsidRPr="003D4496">
          <w:rPr>
            <w:rStyle w:val="Hyperlink"/>
          </w:rPr>
          <w:t>https://www.aircrack-ng.org/doku.php?id=packetforge-ng</w:t>
        </w:r>
      </w:hyperlink>
      <w:r>
        <w:t xml:space="preserve">  </w:t>
      </w:r>
      <w:r w:rsidRPr="00493628">
        <w:t>(accessed Mar. 30, 2023).</w:t>
      </w:r>
      <w:r w:rsidR="003207AD" w:rsidRPr="003207AD">
        <w:t xml:space="preserve"> </w:t>
      </w:r>
    </w:p>
    <w:p w14:paraId="363FAC97" w14:textId="13F0C872" w:rsidR="00234D1E" w:rsidRDefault="00EA3583" w:rsidP="0004781E">
      <w:pPr>
        <w:pStyle w:val="references"/>
        <w:ind w:start="17.70pt" w:hanging="17.70pt"/>
      </w:pPr>
      <w:r w:rsidRPr="00EA3583">
        <w:t xml:space="preserve">B.Buchanan, "CRACK is Back", </w:t>
      </w:r>
      <w:r w:rsidRPr="00B76465">
        <w:rPr>
          <w:i/>
          <w:iCs/>
        </w:rPr>
        <w:t>Medium.com</w:t>
      </w:r>
      <w:r w:rsidRPr="00EA3583">
        <w:t xml:space="preserve">, </w:t>
      </w:r>
      <w:hyperlink r:id="rId38" w:history="1">
        <w:r w:rsidRPr="003D4496">
          <w:rPr>
            <w:rStyle w:val="Hyperlink"/>
          </w:rPr>
          <w:t>https://medium.com/asecuritysite-when-bob-met-alice/krack-is-back-meet-kr%C3%B8%C3%B8k-c0832fd4b598</w:t>
        </w:r>
      </w:hyperlink>
      <w:r>
        <w:t xml:space="preserve"> </w:t>
      </w:r>
      <w:r w:rsidRPr="00EA3583">
        <w:t>, Accessed : 9 March  [Online]</w:t>
      </w:r>
    </w:p>
    <w:p w14:paraId="30AF64E7" w14:textId="448333DE" w:rsidR="00EA3583" w:rsidRDefault="00EA3583" w:rsidP="0004781E">
      <w:pPr>
        <w:pStyle w:val="references"/>
        <w:ind w:start="17.70pt" w:hanging="17.70pt"/>
      </w:pPr>
      <w:r w:rsidRPr="00EA3583">
        <w:t xml:space="preserve">M.Vanhoef, F.Piessens, “Key Reinstallation Attacks: Forcing Nonce Reuse in WPA2”, 2017, </w:t>
      </w:r>
      <w:hyperlink r:id="rId39" w:history="1">
        <w:r w:rsidRPr="003D4496">
          <w:rPr>
            <w:rStyle w:val="Hyperlink"/>
          </w:rPr>
          <w:t>https://papers.mathyvanhoef.com/ccs2017.pdf</w:t>
        </w:r>
      </w:hyperlink>
      <w:r>
        <w:t xml:space="preserve"> </w:t>
      </w:r>
      <w:r w:rsidRPr="00EA3583">
        <w:t>, Accessed: 9 March</w:t>
      </w:r>
    </w:p>
    <w:p w14:paraId="641EECB6" w14:textId="54377981" w:rsidR="00EA3583" w:rsidRDefault="00B43BF7" w:rsidP="0004781E">
      <w:pPr>
        <w:pStyle w:val="references"/>
        <w:ind w:start="17.70pt" w:hanging="17.70pt"/>
      </w:pPr>
      <w:r w:rsidRPr="00B43BF7">
        <w:t xml:space="preserve">CWNPTV ,“KRACK - The Details and the Reality”, </w:t>
      </w:r>
      <w:r w:rsidRPr="00B76465">
        <w:rPr>
          <w:i/>
          <w:iCs/>
        </w:rPr>
        <w:t>YouTube</w:t>
      </w:r>
      <w:r w:rsidRPr="00B43BF7">
        <w:t xml:space="preserve"> , https://www.youtube.com/watch?v=pjTTG2nZax0, Accessed : 16 March [Online]</w:t>
      </w:r>
    </w:p>
    <w:p w14:paraId="1B3B77C7" w14:textId="2E249ACE" w:rsidR="00B43BF7" w:rsidRDefault="00753050" w:rsidP="0004781E">
      <w:pPr>
        <w:pStyle w:val="references"/>
        <w:ind w:start="17.70pt" w:hanging="17.70pt"/>
      </w:pPr>
      <w:r w:rsidRPr="00753050">
        <w:t xml:space="preserve">R. Persy, “WPA2 KRACK Attack: The WiFi Hack and What it Means,” </w:t>
      </w:r>
      <w:r w:rsidRPr="00B76465">
        <w:rPr>
          <w:i/>
          <w:iCs/>
        </w:rPr>
        <w:t>Auth0 - Blog</w:t>
      </w:r>
      <w:r w:rsidRPr="00753050">
        <w:t xml:space="preserve">. </w:t>
      </w:r>
      <w:hyperlink r:id="rId40" w:history="1">
        <w:r w:rsidR="00B76465" w:rsidRPr="003D4496">
          <w:rPr>
            <w:rStyle w:val="Hyperlink"/>
          </w:rPr>
          <w:t>https://auth0.com/blog/krack-attack-wpa2-and-what-it-means/</w:t>
        </w:r>
      </w:hyperlink>
      <w:r w:rsidR="00B76465">
        <w:t xml:space="preserve"> </w:t>
      </w:r>
      <w:r w:rsidRPr="00753050">
        <w:t xml:space="preserve"> (accessed Mar. 30, 2023).</w:t>
      </w:r>
    </w:p>
    <w:p w14:paraId="64C4A142" w14:textId="1B54887A" w:rsidR="00753050" w:rsidRDefault="00DC7282" w:rsidP="0004781E">
      <w:pPr>
        <w:pStyle w:val="references"/>
        <w:ind w:start="17.70pt" w:hanging="17.70pt"/>
      </w:pPr>
      <w:r w:rsidRPr="00DC7282">
        <w:t xml:space="preserve">Fluhrer, S., Mantin, I., and A. Shamir, "Weaknesses in the Key Scheduling Algorithm of RC4", </w:t>
      </w:r>
      <w:r w:rsidRPr="00DC7282">
        <w:rPr>
          <w:i/>
          <w:iCs/>
        </w:rPr>
        <w:t>Selected Areas of Cryptography: SAC</w:t>
      </w:r>
      <w:r w:rsidRPr="00DC7282">
        <w:t xml:space="preserve"> 2001, Lecture Notes in Computer Science Vol. 2259, pp 1-24, 2001.</w:t>
      </w:r>
    </w:p>
    <w:p w14:paraId="3FD0C383" w14:textId="3450EE31" w:rsidR="00361370" w:rsidRDefault="00DC7282" w:rsidP="0004781E">
      <w:pPr>
        <w:pStyle w:val="references"/>
        <w:ind w:start="17.70pt" w:hanging="17.70pt"/>
      </w:pPr>
      <w:r w:rsidRPr="00DC7282">
        <w:t xml:space="preserve">Rivest, Ron. "RSA Security response to weaknesses in key scheduling algorithm of RC4." </w:t>
      </w:r>
      <w:r w:rsidRPr="00DC7282">
        <w:rPr>
          <w:i/>
          <w:iCs/>
        </w:rPr>
        <w:t>Technical note, RSA Data Security</w:t>
      </w:r>
      <w:r w:rsidRPr="00DC7282">
        <w:t>, Inc (2001).</w:t>
      </w:r>
    </w:p>
    <w:p w14:paraId="4410B044" w14:textId="5A6A8963" w:rsidR="00361370" w:rsidRDefault="00DC7282" w:rsidP="0004781E">
      <w:pPr>
        <w:pStyle w:val="references"/>
        <w:ind w:start="17.70pt" w:hanging="17.70pt"/>
      </w:pPr>
      <w:r w:rsidRPr="00DC7282">
        <w:t xml:space="preserve">Tews, Erik. "Attacks on the WEP protocol." </w:t>
      </w:r>
      <w:r w:rsidRPr="00DC7282">
        <w:rPr>
          <w:i/>
          <w:iCs/>
        </w:rPr>
        <w:t>Cryptology ePrint Archive</w:t>
      </w:r>
      <w:r w:rsidRPr="00DC7282">
        <w:t xml:space="preserve"> (2007).</w:t>
      </w:r>
    </w:p>
    <w:p w14:paraId="48CDBB67" w14:textId="534B11A0" w:rsidR="00361370" w:rsidRDefault="007517B1" w:rsidP="0004781E">
      <w:pPr>
        <w:pStyle w:val="references"/>
        <w:ind w:start="17.70pt" w:hanging="17.70pt"/>
      </w:pPr>
      <w:r w:rsidRPr="007517B1">
        <w:t xml:space="preserve">Tews, Erik, and Martin Beck. "Practical attacks against WEP and WPA." Proceedings of the second </w:t>
      </w:r>
      <w:r w:rsidRPr="007517B1">
        <w:rPr>
          <w:i/>
          <w:iCs/>
        </w:rPr>
        <w:t>ACM conference on</w:t>
      </w:r>
      <w:r w:rsidRPr="007517B1">
        <w:t xml:space="preserve"> </w:t>
      </w:r>
      <w:r w:rsidRPr="007517B1">
        <w:rPr>
          <w:i/>
          <w:iCs/>
        </w:rPr>
        <w:t>Wireless network security</w:t>
      </w:r>
      <w:r w:rsidRPr="007517B1">
        <w:t>. 2009.</w:t>
      </w:r>
    </w:p>
    <w:p w14:paraId="3A7238C1" w14:textId="137F57BC" w:rsidR="00361370" w:rsidRDefault="007517B1" w:rsidP="0004781E">
      <w:pPr>
        <w:pStyle w:val="references"/>
        <w:ind w:start="17.70pt" w:hanging="17.70pt"/>
      </w:pPr>
      <w:r w:rsidRPr="007517B1">
        <w:t xml:space="preserve">Packt, “What we can learn from attacks on the WEP Protocol,” </w:t>
      </w:r>
      <w:r w:rsidRPr="007517B1">
        <w:rPr>
          <w:i/>
          <w:iCs/>
        </w:rPr>
        <w:t>Packt Hub</w:t>
      </w:r>
      <w:r w:rsidRPr="007517B1">
        <w:t xml:space="preserve">, Aug. 12, 2015. </w:t>
      </w:r>
      <w:hyperlink r:id="rId41" w:history="1">
        <w:r w:rsidRPr="003D4496">
          <w:rPr>
            <w:rStyle w:val="Hyperlink"/>
          </w:rPr>
          <w:t>https://hub.packtpub.com/what-we-can-learn-attacks-wep-protocol/</w:t>
        </w:r>
      </w:hyperlink>
      <w:r>
        <w:t xml:space="preserve"> </w:t>
      </w:r>
      <w:r w:rsidRPr="007517B1">
        <w:t xml:space="preserve"> (accessed Mar. 30, 2023).</w:t>
      </w:r>
    </w:p>
    <w:p w14:paraId="101A7087" w14:textId="5FC15C7C" w:rsidR="00361370" w:rsidRDefault="007517B1" w:rsidP="0004781E">
      <w:pPr>
        <w:pStyle w:val="references"/>
        <w:ind w:start="17.70pt" w:hanging="17.70pt"/>
      </w:pPr>
      <w:r w:rsidRPr="007517B1">
        <w:t>“airmon-ng</w:t>
      </w:r>
      <w:r>
        <w:t>” ,</w:t>
      </w:r>
      <w:r w:rsidRPr="007517B1">
        <w:t xml:space="preserve"> </w:t>
      </w:r>
      <w:r w:rsidRPr="007517B1">
        <w:rPr>
          <w:i/>
          <w:iCs/>
        </w:rPr>
        <w:t>Aircrack-ng</w:t>
      </w:r>
      <w:r w:rsidRPr="007517B1">
        <w:t xml:space="preserve">. </w:t>
      </w:r>
      <w:hyperlink r:id="rId42" w:history="1">
        <w:r w:rsidRPr="003D4496">
          <w:rPr>
            <w:rStyle w:val="Hyperlink"/>
          </w:rPr>
          <w:t>https://www.aircrack-ng.org/doku.php?id=airmon-ng</w:t>
        </w:r>
      </w:hyperlink>
      <w:r>
        <w:t xml:space="preserve"> </w:t>
      </w:r>
      <w:r w:rsidRPr="007517B1">
        <w:t xml:space="preserve"> (accessed Mar. 30, 2023).</w:t>
      </w:r>
    </w:p>
    <w:p w14:paraId="24DF9ABF" w14:textId="726675C8" w:rsidR="00361370" w:rsidRDefault="007517B1" w:rsidP="0004781E">
      <w:pPr>
        <w:pStyle w:val="references"/>
        <w:ind w:start="17.70pt" w:hanging="17.70pt"/>
      </w:pPr>
      <w:r w:rsidRPr="007517B1">
        <w:t>“aircrack-ng</w:t>
      </w:r>
      <w:r>
        <w:t>” ,</w:t>
      </w:r>
      <w:r w:rsidRPr="007517B1">
        <w:rPr>
          <w:i/>
          <w:iCs/>
        </w:rPr>
        <w:t xml:space="preserve"> Aircrack-ng</w:t>
      </w:r>
      <w:r w:rsidRPr="007517B1">
        <w:t xml:space="preserve">. </w:t>
      </w:r>
      <w:hyperlink r:id="rId43" w:history="1">
        <w:r w:rsidRPr="003D4496">
          <w:rPr>
            <w:rStyle w:val="Hyperlink"/>
          </w:rPr>
          <w:t>https://www.aircrack-ng.org/doku.php?id=aircrack-ng</w:t>
        </w:r>
      </w:hyperlink>
      <w:r>
        <w:t xml:space="preserve"> </w:t>
      </w:r>
      <w:r w:rsidRPr="007517B1">
        <w:t xml:space="preserve"> (accessed Mar. 30, 2023).</w:t>
      </w:r>
    </w:p>
    <w:p w14:paraId="047F447D" w14:textId="449FFE90" w:rsidR="00361370" w:rsidRDefault="007517B1" w:rsidP="0004781E">
      <w:pPr>
        <w:pStyle w:val="references"/>
        <w:ind w:start="17.70pt" w:hanging="17.70pt"/>
      </w:pPr>
      <w:r w:rsidRPr="007517B1">
        <w:t>“airodump-ng</w:t>
      </w:r>
      <w:r>
        <w:t>” ,</w:t>
      </w:r>
      <w:r w:rsidRPr="007517B1">
        <w:t xml:space="preserve"> Aircrack-ng. </w:t>
      </w:r>
      <w:hyperlink r:id="rId44" w:history="1">
        <w:r w:rsidRPr="003D4496">
          <w:rPr>
            <w:rStyle w:val="Hyperlink"/>
          </w:rPr>
          <w:t>https://www.aircrack-ng.org/doku.php?id=airodump-ng</w:t>
        </w:r>
      </w:hyperlink>
      <w:r>
        <w:t xml:space="preserve"> </w:t>
      </w:r>
      <w:r w:rsidRPr="007517B1">
        <w:t>(accessed Mar. 30, 2023).</w:t>
      </w:r>
    </w:p>
    <w:p w14:paraId="657ECDE8" w14:textId="02B51B4A" w:rsidR="00361370" w:rsidRDefault="00454557" w:rsidP="0004781E">
      <w:pPr>
        <w:pStyle w:val="references"/>
        <w:ind w:start="17.70pt" w:hanging="17.70pt"/>
      </w:pPr>
      <w:r w:rsidRPr="00816993">
        <w:rPr>
          <w:lang w:val="es-ES"/>
          <w:rPrChange w:id="185" w:author="Orlando Personal" w:date="2023-03-30T16:16:00Z">
            <w:rPr/>
          </w:rPrChange>
        </w:rPr>
        <w:t xml:space="preserve">A. Navaz, S. Syed &amp; K.Girija,.” </w:t>
      </w:r>
      <w:r w:rsidRPr="00454557">
        <w:t>Hacking And Defending In Wireless Networks</w:t>
      </w:r>
      <w:r>
        <w:t>”,</w:t>
      </w:r>
      <w:r w:rsidRPr="00454557">
        <w:t xml:space="preserve"> </w:t>
      </w:r>
      <w:r w:rsidRPr="00454557">
        <w:rPr>
          <w:i/>
          <w:iCs/>
        </w:rPr>
        <w:t>Journal of Nano Science and Nano Technolgy</w:t>
      </w:r>
      <w:r w:rsidRPr="00454557">
        <w:t>. 2. 353-356.</w:t>
      </w:r>
    </w:p>
    <w:p w14:paraId="6D924447" w14:textId="3EBDF19A" w:rsidR="00361370" w:rsidRDefault="00361370" w:rsidP="0004781E">
      <w:pPr>
        <w:pStyle w:val="references"/>
        <w:ind w:start="17.70pt" w:hanging="17.70pt"/>
      </w:pPr>
      <w:r w:rsidRPr="00361370">
        <w:t xml:space="preserve">Christophe, “Initialization Vector (IV) attacks with WEP - SY0-601 CompTIA Security+,” Cybr, Mar. 06, 2022. </w:t>
      </w:r>
      <w:hyperlink r:id="rId45" w:history="1">
        <w:r w:rsidRPr="003D4496">
          <w:rPr>
            <w:rStyle w:val="Hyperlink"/>
          </w:rPr>
          <w:t>https://cybr.com/certifications-archives/initialization-vector-iv-attacks-with-wep-comptia-security/</w:t>
        </w:r>
      </w:hyperlink>
      <w:r>
        <w:t xml:space="preserve"> </w:t>
      </w:r>
      <w:r w:rsidRPr="00361370">
        <w:t xml:space="preserve"> (accessed Mar. 30, 2023).</w:t>
      </w:r>
    </w:p>
    <w:p w14:paraId="77461A87" w14:textId="77777777" w:rsidR="00361370" w:rsidRDefault="00361370" w:rsidP="00DA1912">
      <w:pPr>
        <w:pStyle w:val="references"/>
        <w:numPr>
          <w:ilvl w:val="0"/>
          <w:numId w:val="0"/>
        </w:numPr>
        <w:ind w:start="17.70pt"/>
      </w:pPr>
    </w:p>
    <w:p w14:paraId="09AE088C" w14:textId="77777777" w:rsidR="009303D9" w:rsidRDefault="009303D9" w:rsidP="00836367">
      <w:pPr>
        <w:pStyle w:val="references"/>
        <w:numPr>
          <w:ilvl w:val="0"/>
          <w:numId w:val="0"/>
        </w:numPr>
        <w:ind w:start="18pt" w:hanging="18pt"/>
      </w:pPr>
    </w:p>
    <w:p w14:paraId="748A9A14" w14:textId="41DB7316"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w:t>
      </w:r>
    </w:p>
    <w:p w14:paraId="0445EC74" w14:textId="6A29311F" w:rsidR="00CF4531" w:rsidRDefault="00CF4531" w:rsidP="005B520E"/>
    <w:p w14:paraId="494E6BCC" w14:textId="77777777" w:rsidR="00CF4531" w:rsidRDefault="00CF4531">
      <w:pPr>
        <w:jc w:val="start"/>
      </w:pPr>
      <w:r>
        <w:br w:type="page"/>
      </w:r>
    </w:p>
    <w:p w14:paraId="7CD4BF7C" w14:textId="45388A19" w:rsidR="00CF4531" w:rsidRPr="00600612" w:rsidRDefault="00CF4531" w:rsidP="00A426E6">
      <w:pPr>
        <w:rPr>
          <w:b/>
          <w:bCs/>
          <w:smallCaps/>
          <w:noProof/>
          <w:sz w:val="22"/>
          <w:szCs w:val="22"/>
          <w:rPrChange w:id="186" w:author="Orlando Personal" w:date="2023-03-30T16:30:00Z">
            <w:rPr>
              <w:smallCaps/>
              <w:noProof/>
            </w:rPr>
          </w:rPrChange>
        </w:rPr>
      </w:pPr>
      <w:r w:rsidRPr="00600612">
        <w:rPr>
          <w:b/>
          <w:bCs/>
          <w:smallCaps/>
          <w:noProof/>
          <w:sz w:val="22"/>
          <w:szCs w:val="22"/>
          <w:rPrChange w:id="187" w:author="Orlando Personal" w:date="2023-03-30T16:30:00Z">
            <w:rPr>
              <w:smallCaps/>
              <w:noProof/>
            </w:rPr>
          </w:rPrChange>
        </w:rPr>
        <w:lastRenderedPageBreak/>
        <w:t>Appendix A</w:t>
      </w:r>
    </w:p>
    <w:p w14:paraId="72C2BDE1" w14:textId="0198D28A" w:rsidR="00A426E6" w:rsidRPr="00600612" w:rsidRDefault="00A426E6" w:rsidP="00A426E6">
      <w:pPr>
        <w:pStyle w:val="Heading1"/>
        <w:numPr>
          <w:ilvl w:val="0"/>
          <w:numId w:val="43"/>
        </w:numPr>
        <w:jc w:val="both"/>
        <w:rPr>
          <w:b/>
          <w:bCs/>
          <w:rPrChange w:id="188" w:author="Orlando Personal" w:date="2023-03-30T16:32:00Z">
            <w:rPr/>
          </w:rPrChange>
        </w:rPr>
      </w:pPr>
      <w:r w:rsidRPr="00600612">
        <w:rPr>
          <w:b/>
          <w:bCs/>
          <w:rPrChange w:id="189" w:author="Orlando Personal" w:date="2023-03-30T16:32:00Z">
            <w:rPr/>
          </w:rPrChange>
        </w:rPr>
        <w:t xml:space="preserve"> FMS (Fluhrer, Mantin, Shamir)/Korek Attack Implementation</w:t>
      </w:r>
    </w:p>
    <w:p w14:paraId="2F133BDA" w14:textId="77777777" w:rsidR="00A426E6" w:rsidRDefault="00A426E6" w:rsidP="002B4236">
      <w:pPr>
        <w:pStyle w:val="Heading2"/>
        <w:numPr>
          <w:ilvl w:val="1"/>
          <w:numId w:val="46"/>
        </w:numPr>
      </w:pPr>
      <w:r>
        <w:t>Environment</w:t>
      </w:r>
    </w:p>
    <w:p w14:paraId="0FEBE115" w14:textId="77777777" w:rsidR="00A426E6" w:rsidRDefault="00A426E6" w:rsidP="00A426E6">
      <w:pPr>
        <w:jc w:val="start"/>
      </w:pPr>
      <w:r>
        <w:t>a. kali-linux-2023.1-live-amd64</w:t>
      </w:r>
    </w:p>
    <w:p w14:paraId="6726A6A9" w14:textId="77777777" w:rsidR="00A426E6" w:rsidRDefault="00A426E6" w:rsidP="00A426E6">
      <w:pPr>
        <w:jc w:val="start"/>
      </w:pPr>
      <w:r>
        <w:t xml:space="preserve">b. </w:t>
      </w:r>
      <w:proofErr w:type="spellStart"/>
      <w:r>
        <w:t>Aircrack</w:t>
      </w:r>
      <w:proofErr w:type="spellEnd"/>
      <w:r>
        <w:t>-ng tool suite</w:t>
      </w:r>
    </w:p>
    <w:p w14:paraId="50D49EE6" w14:textId="77777777" w:rsidR="00A426E6" w:rsidRDefault="00A426E6" w:rsidP="00A426E6">
      <w:pPr>
        <w:jc w:val="start"/>
      </w:pPr>
      <w:r>
        <w:t>c. Wireless network adapter capable of monitoring mode</w:t>
      </w:r>
    </w:p>
    <w:p w14:paraId="5B027806" w14:textId="07E0C0EA" w:rsidR="00A426E6" w:rsidRDefault="00A426E6" w:rsidP="00A426E6">
      <w:pPr>
        <w:jc w:val="start"/>
      </w:pPr>
      <w:r>
        <w:t>d. WEP capable router</w:t>
      </w:r>
    </w:p>
    <w:p w14:paraId="6A744875" w14:textId="77777777" w:rsidR="00A426E6" w:rsidRDefault="00A426E6" w:rsidP="00A426E6">
      <w:pPr>
        <w:jc w:val="start"/>
      </w:pPr>
    </w:p>
    <w:p w14:paraId="6DB5676F" w14:textId="77777777" w:rsidR="00A426E6" w:rsidRDefault="00A426E6" w:rsidP="00A426E6">
      <w:pPr>
        <w:pStyle w:val="Heading2"/>
      </w:pPr>
      <w:r>
        <w:t>Installation Requirements</w:t>
      </w:r>
    </w:p>
    <w:p w14:paraId="634DF8C5" w14:textId="7F12E3DF" w:rsidR="00A426E6" w:rsidRDefault="00A426E6" w:rsidP="00A426E6">
      <w:pPr>
        <w:jc w:val="start"/>
      </w:pPr>
      <w:r>
        <w:t xml:space="preserve">1. Kali </w:t>
      </w:r>
      <w:proofErr w:type="spellStart"/>
      <w:r>
        <w:t>linux</w:t>
      </w:r>
      <w:proofErr w:type="spellEnd"/>
      <w:r>
        <w:t xml:space="preserve"> iso from official website </w:t>
      </w:r>
      <w:hyperlink r:id="rId46" w:anchor="kali-live" w:history="1">
        <w:r w:rsidRPr="003D4496">
          <w:rPr>
            <w:rStyle w:val="Hyperlink"/>
          </w:rPr>
          <w:t>https://www.kali.org/get-kali/#kali-live</w:t>
        </w:r>
      </w:hyperlink>
      <w:r>
        <w:t xml:space="preserve"> </w:t>
      </w:r>
    </w:p>
    <w:p w14:paraId="239EE488" w14:textId="414D89B0" w:rsidR="00A426E6" w:rsidRDefault="00A426E6" w:rsidP="00A426E6">
      <w:pPr>
        <w:jc w:val="start"/>
      </w:pPr>
      <w:r>
        <w:t xml:space="preserve">2. </w:t>
      </w:r>
      <w:proofErr w:type="spellStart"/>
      <w:r>
        <w:t>Aircrack</w:t>
      </w:r>
      <w:proofErr w:type="spellEnd"/>
      <w:r>
        <w:t xml:space="preserve">-ng &amp; </w:t>
      </w:r>
      <w:proofErr w:type="spellStart"/>
      <w:r>
        <w:t>Airmon</w:t>
      </w:r>
      <w:proofErr w:type="spellEnd"/>
      <w:r>
        <w:t>-ng are installed with kali iso.</w:t>
      </w:r>
    </w:p>
    <w:p w14:paraId="6B046707" w14:textId="77777777" w:rsidR="00A426E6" w:rsidRDefault="00A426E6" w:rsidP="00A426E6">
      <w:pPr>
        <w:jc w:val="start"/>
      </w:pPr>
    </w:p>
    <w:p w14:paraId="3F60314B" w14:textId="6A144D19" w:rsidR="00A426E6" w:rsidRDefault="00A426E6" w:rsidP="00A426E6">
      <w:pPr>
        <w:pStyle w:val="Heading2"/>
      </w:pPr>
      <w:r>
        <w:t>Implementation Steps:</w:t>
      </w:r>
    </w:p>
    <w:p w14:paraId="2D4C3F92" w14:textId="612F84C7" w:rsidR="00A426E6" w:rsidRDefault="00A426E6" w:rsidP="00A426E6">
      <w:pPr>
        <w:pStyle w:val="ListParagraph"/>
        <w:numPr>
          <w:ilvl w:val="0"/>
          <w:numId w:val="44"/>
        </w:numPr>
        <w:jc w:val="start"/>
      </w:pPr>
      <w:r w:rsidRPr="00A426E6">
        <w:t xml:space="preserve">Command: </w:t>
      </w:r>
      <w:proofErr w:type="spellStart"/>
      <w:r w:rsidRPr="00A426E6">
        <w:t>airmon</w:t>
      </w:r>
      <w:proofErr w:type="spellEnd"/>
      <w:r w:rsidRPr="00A426E6">
        <w:t xml:space="preserve">-ng check kill </w:t>
      </w:r>
    </w:p>
    <w:p w14:paraId="22DB4207" w14:textId="30D317FE" w:rsidR="00A426E6" w:rsidRDefault="00A426E6" w:rsidP="00A426E6">
      <w:pPr>
        <w:pStyle w:val="ListParagraph"/>
        <w:jc w:val="start"/>
        <w:rPr>
          <w:ins w:id="190" w:author="Orlando Personal" w:date="2023-03-30T16:32:00Z"/>
        </w:rPr>
      </w:pPr>
      <w:r w:rsidRPr="00A426E6">
        <w:t>In order to stop any process that may interfere with the attack</w:t>
      </w:r>
    </w:p>
    <w:p w14:paraId="6A3D751D" w14:textId="77777777" w:rsidR="00600612" w:rsidRDefault="00600612" w:rsidP="00A426E6">
      <w:pPr>
        <w:pStyle w:val="ListParagraph"/>
        <w:jc w:val="start"/>
      </w:pPr>
    </w:p>
    <w:p w14:paraId="5F528DEE" w14:textId="404C5F18" w:rsidR="00A426E6" w:rsidRDefault="00A426E6" w:rsidP="00A426E6">
      <w:pPr>
        <w:pStyle w:val="ListParagraph"/>
        <w:jc w:val="start"/>
      </w:pPr>
      <w:r w:rsidRPr="00A426E6">
        <w:rPr>
          <w:noProof/>
        </w:rPr>
        <w:drawing>
          <wp:inline distT="0" distB="0" distL="0" distR="0" wp14:anchorId="4CE8E346" wp14:editId="10E8F649">
            <wp:extent cx="3877056" cy="1523930"/>
            <wp:effectExtent l="0" t="0" r="0" b="635"/>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7"/>
                    <a:stretch>
                      <a:fillRect/>
                    </a:stretch>
                  </pic:blipFill>
                  <pic:spPr>
                    <a:xfrm>
                      <a:off x="0" y="0"/>
                      <a:ext cx="3909149" cy="1536545"/>
                    </a:xfrm>
                    <a:prstGeom prst="rect">
                      <a:avLst/>
                    </a:prstGeom>
                  </pic:spPr>
                </pic:pic>
              </a:graphicData>
            </a:graphic>
          </wp:inline>
        </w:drawing>
      </w:r>
    </w:p>
    <w:p w14:paraId="03961435" w14:textId="77777777" w:rsidR="00A426E6" w:rsidRDefault="00A426E6" w:rsidP="00A426E6">
      <w:pPr>
        <w:pStyle w:val="Default"/>
      </w:pPr>
    </w:p>
    <w:p w14:paraId="62D59BCA" w14:textId="37C68A3F" w:rsidR="00A426E6" w:rsidRPr="00A426E6" w:rsidRDefault="00A426E6" w:rsidP="00A426E6">
      <w:pPr>
        <w:pStyle w:val="ListParagraph"/>
        <w:numPr>
          <w:ilvl w:val="0"/>
          <w:numId w:val="44"/>
        </w:numPr>
        <w:jc w:val="start"/>
      </w:pPr>
      <w:r w:rsidRPr="00A426E6">
        <w:t xml:space="preserve">Command: </w:t>
      </w:r>
      <w:proofErr w:type="spellStart"/>
      <w:r w:rsidRPr="00A426E6">
        <w:t>airmon</w:t>
      </w:r>
      <w:proofErr w:type="spellEnd"/>
      <w:r w:rsidRPr="00A426E6">
        <w:t>-ng start</w:t>
      </w:r>
    </w:p>
    <w:p w14:paraId="2F91E895" w14:textId="1BCAE87F" w:rsidR="00A426E6" w:rsidRDefault="00A426E6" w:rsidP="00A426E6">
      <w:pPr>
        <w:pStyle w:val="ListParagraph"/>
        <w:jc w:val="start"/>
        <w:rPr>
          <w:ins w:id="191" w:author="Orlando Personal" w:date="2023-03-30T16:32:00Z"/>
        </w:rPr>
      </w:pPr>
      <w:r w:rsidRPr="00A426E6">
        <w:t xml:space="preserve"> </w:t>
      </w:r>
      <w:r w:rsidR="00FE2B71">
        <w:t>I</w:t>
      </w:r>
      <w:r w:rsidRPr="00A426E6">
        <w:t xml:space="preserve">n order to put the interface into monitoring mode </w:t>
      </w:r>
    </w:p>
    <w:p w14:paraId="5613F17B" w14:textId="77777777" w:rsidR="00600612" w:rsidRDefault="00600612" w:rsidP="00A426E6">
      <w:pPr>
        <w:pStyle w:val="ListParagraph"/>
        <w:jc w:val="start"/>
      </w:pPr>
    </w:p>
    <w:p w14:paraId="427DD61B" w14:textId="589BA0DA" w:rsidR="00A426E6" w:rsidRDefault="00A426E6" w:rsidP="00A426E6">
      <w:pPr>
        <w:pStyle w:val="ListParagraph"/>
        <w:jc w:val="start"/>
      </w:pPr>
      <w:r w:rsidRPr="00A426E6">
        <w:rPr>
          <w:noProof/>
        </w:rPr>
        <w:drawing>
          <wp:inline distT="0" distB="0" distL="0" distR="0" wp14:anchorId="6576B1D8" wp14:editId="7C4173D7">
            <wp:extent cx="5288890" cy="965668"/>
            <wp:effectExtent l="0" t="0" r="0"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8"/>
                    <a:stretch>
                      <a:fillRect/>
                    </a:stretch>
                  </pic:blipFill>
                  <pic:spPr>
                    <a:xfrm>
                      <a:off x="0" y="0"/>
                      <a:ext cx="5369341" cy="980357"/>
                    </a:xfrm>
                    <a:prstGeom prst="rect">
                      <a:avLst/>
                    </a:prstGeom>
                  </pic:spPr>
                </pic:pic>
              </a:graphicData>
            </a:graphic>
          </wp:inline>
        </w:drawing>
      </w:r>
    </w:p>
    <w:p w14:paraId="5754A265" w14:textId="77777777" w:rsidR="00A426E6" w:rsidRDefault="00A426E6" w:rsidP="00A426E6">
      <w:pPr>
        <w:pStyle w:val="ListParagraph"/>
        <w:jc w:val="start"/>
      </w:pPr>
    </w:p>
    <w:p w14:paraId="5262E605" w14:textId="77777777" w:rsidR="00A426E6" w:rsidRDefault="00A426E6" w:rsidP="00A426E6">
      <w:pPr>
        <w:pStyle w:val="ListParagraph"/>
        <w:numPr>
          <w:ilvl w:val="0"/>
          <w:numId w:val="44"/>
        </w:numPr>
        <w:jc w:val="start"/>
      </w:pPr>
      <w:r>
        <w:t xml:space="preserve">Command: </w:t>
      </w:r>
      <w:proofErr w:type="spellStart"/>
      <w:r>
        <w:t>airmon</w:t>
      </w:r>
      <w:proofErr w:type="spellEnd"/>
      <w:r>
        <w:t>-ng start</w:t>
      </w:r>
    </w:p>
    <w:p w14:paraId="4E488D31" w14:textId="2140F565" w:rsidR="00A426E6" w:rsidRDefault="00A426E6" w:rsidP="00A426E6">
      <w:pPr>
        <w:pStyle w:val="ListParagraph"/>
        <w:jc w:val="start"/>
        <w:rPr>
          <w:ins w:id="192" w:author="Orlando Personal" w:date="2023-03-30T16:32:00Z"/>
        </w:rPr>
      </w:pPr>
      <w:r>
        <w:t xml:space="preserve"> T</w:t>
      </w:r>
      <w:r w:rsidRPr="00A426E6">
        <w:t>his will search all nearby wireless networks.</w:t>
      </w:r>
    </w:p>
    <w:p w14:paraId="153F17AE" w14:textId="77777777" w:rsidR="00600612" w:rsidRDefault="00600612" w:rsidP="00A426E6">
      <w:pPr>
        <w:pStyle w:val="ListParagraph"/>
        <w:jc w:val="start"/>
      </w:pPr>
    </w:p>
    <w:p w14:paraId="76E2E418" w14:textId="03DD4EE9" w:rsidR="00A426E6" w:rsidRDefault="00A426E6" w:rsidP="00A426E6">
      <w:pPr>
        <w:pStyle w:val="ListParagraph"/>
        <w:jc w:val="start"/>
      </w:pPr>
      <w:r w:rsidRPr="00A426E6">
        <w:rPr>
          <w:noProof/>
        </w:rPr>
        <w:drawing>
          <wp:inline distT="0" distB="0" distL="0" distR="0" wp14:anchorId="5C28E210" wp14:editId="25EE4627">
            <wp:extent cx="5223053" cy="891401"/>
            <wp:effectExtent l="0" t="0" r="0" b="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9"/>
                    <a:stretch>
                      <a:fillRect/>
                    </a:stretch>
                  </pic:blipFill>
                  <pic:spPr>
                    <a:xfrm>
                      <a:off x="0" y="0"/>
                      <a:ext cx="5249564" cy="895926"/>
                    </a:xfrm>
                    <a:prstGeom prst="rect">
                      <a:avLst/>
                    </a:prstGeom>
                  </pic:spPr>
                </pic:pic>
              </a:graphicData>
            </a:graphic>
          </wp:inline>
        </w:drawing>
      </w:r>
    </w:p>
    <w:p w14:paraId="22E9FFB2" w14:textId="77777777" w:rsidR="00A426E6" w:rsidRDefault="00A426E6" w:rsidP="00A426E6">
      <w:pPr>
        <w:pStyle w:val="ListParagraph"/>
        <w:jc w:val="start"/>
        <w:rPr>
          <w:ins w:id="193" w:author="Orlando Personal" w:date="2023-03-30T16:32:00Z"/>
        </w:rPr>
      </w:pPr>
    </w:p>
    <w:p w14:paraId="1752E116" w14:textId="77777777" w:rsidR="00600612" w:rsidRDefault="00600612" w:rsidP="00A426E6">
      <w:pPr>
        <w:pStyle w:val="ListParagraph"/>
        <w:jc w:val="start"/>
        <w:rPr>
          <w:ins w:id="194" w:author="Orlando Personal" w:date="2023-03-30T16:32:00Z"/>
        </w:rPr>
      </w:pPr>
    </w:p>
    <w:p w14:paraId="32E90BE0" w14:textId="77777777" w:rsidR="00600612" w:rsidRDefault="00600612" w:rsidP="00A426E6">
      <w:pPr>
        <w:pStyle w:val="ListParagraph"/>
        <w:jc w:val="start"/>
        <w:rPr>
          <w:ins w:id="195" w:author="Orlando Personal" w:date="2023-03-30T16:32:00Z"/>
        </w:rPr>
      </w:pPr>
    </w:p>
    <w:p w14:paraId="15CDA11E" w14:textId="77777777" w:rsidR="00600612" w:rsidRDefault="00600612" w:rsidP="00A426E6">
      <w:pPr>
        <w:pStyle w:val="ListParagraph"/>
        <w:jc w:val="start"/>
        <w:rPr>
          <w:ins w:id="196" w:author="Orlando Personal" w:date="2023-03-30T16:32:00Z"/>
        </w:rPr>
      </w:pPr>
    </w:p>
    <w:p w14:paraId="0D754C43" w14:textId="77777777" w:rsidR="00600612" w:rsidRDefault="00600612" w:rsidP="00A426E6">
      <w:pPr>
        <w:pStyle w:val="ListParagraph"/>
        <w:jc w:val="start"/>
        <w:rPr>
          <w:ins w:id="197" w:author="Orlando Personal" w:date="2023-03-30T16:32:00Z"/>
        </w:rPr>
      </w:pPr>
    </w:p>
    <w:p w14:paraId="328BC343" w14:textId="77777777" w:rsidR="00600612" w:rsidRDefault="00600612" w:rsidP="00A426E6">
      <w:pPr>
        <w:pStyle w:val="ListParagraph"/>
        <w:jc w:val="start"/>
        <w:rPr>
          <w:ins w:id="198" w:author="Orlando Personal" w:date="2023-03-30T16:32:00Z"/>
        </w:rPr>
      </w:pPr>
    </w:p>
    <w:p w14:paraId="2FB3F624" w14:textId="77777777" w:rsidR="00600612" w:rsidRDefault="00600612" w:rsidP="00A426E6">
      <w:pPr>
        <w:pStyle w:val="ListParagraph"/>
        <w:jc w:val="start"/>
        <w:rPr>
          <w:ins w:id="199" w:author="Orlando Personal" w:date="2023-03-30T16:32:00Z"/>
        </w:rPr>
      </w:pPr>
    </w:p>
    <w:p w14:paraId="7DFAB70D" w14:textId="77777777" w:rsidR="00600612" w:rsidRDefault="00600612" w:rsidP="00A426E6">
      <w:pPr>
        <w:pStyle w:val="ListParagraph"/>
        <w:jc w:val="start"/>
        <w:rPr>
          <w:ins w:id="200" w:author="Orlando Personal" w:date="2023-03-30T16:32:00Z"/>
        </w:rPr>
      </w:pPr>
    </w:p>
    <w:p w14:paraId="34E07F03" w14:textId="77777777" w:rsidR="00600612" w:rsidRDefault="00600612" w:rsidP="00A426E6">
      <w:pPr>
        <w:pStyle w:val="ListParagraph"/>
        <w:jc w:val="start"/>
        <w:rPr>
          <w:ins w:id="201" w:author="Orlando Personal" w:date="2023-03-30T16:32:00Z"/>
        </w:rPr>
      </w:pPr>
    </w:p>
    <w:p w14:paraId="6C1FE5F3" w14:textId="77777777" w:rsidR="00600612" w:rsidRDefault="00600612" w:rsidP="00A426E6">
      <w:pPr>
        <w:pStyle w:val="ListParagraph"/>
        <w:jc w:val="start"/>
        <w:rPr>
          <w:ins w:id="202" w:author="Orlando Personal" w:date="2023-03-30T16:32:00Z"/>
        </w:rPr>
      </w:pPr>
    </w:p>
    <w:p w14:paraId="1A3E99A6" w14:textId="77777777" w:rsidR="00600612" w:rsidRDefault="00600612" w:rsidP="00A426E6">
      <w:pPr>
        <w:pStyle w:val="ListParagraph"/>
        <w:jc w:val="start"/>
      </w:pPr>
    </w:p>
    <w:p w14:paraId="5BCCBDCA" w14:textId="5899C9DE" w:rsidR="00A426E6" w:rsidRDefault="00A426E6" w:rsidP="00A426E6">
      <w:pPr>
        <w:pStyle w:val="ListParagraph"/>
        <w:numPr>
          <w:ilvl w:val="0"/>
          <w:numId w:val="44"/>
        </w:numPr>
        <w:jc w:val="both"/>
      </w:pPr>
      <w:r>
        <w:lastRenderedPageBreak/>
        <w:t xml:space="preserve">Command: </w:t>
      </w:r>
      <w:proofErr w:type="spellStart"/>
      <w:r>
        <w:t>airodump</w:t>
      </w:r>
      <w:proofErr w:type="spellEnd"/>
      <w:r>
        <w:t>-ng -c &lt;channel&gt; --</w:t>
      </w:r>
      <w:proofErr w:type="spellStart"/>
      <w:r>
        <w:t>bssid</w:t>
      </w:r>
      <w:proofErr w:type="spellEnd"/>
      <w:r>
        <w:t xml:space="preserve"> &lt;target mac&gt; -w &lt;filename&gt; &lt;interface name&gt;</w:t>
      </w:r>
    </w:p>
    <w:p w14:paraId="120183F1" w14:textId="77777777" w:rsidR="00A426E6" w:rsidRDefault="00A426E6" w:rsidP="00A426E6">
      <w:pPr>
        <w:pStyle w:val="ListParagraph"/>
        <w:jc w:val="both"/>
      </w:pPr>
      <w:del w:id="203" w:author="Orlando Personal" w:date="2023-03-30T16:32:00Z">
        <w:r w:rsidDel="00600612">
          <w:delText xml:space="preserve"> </w:delText>
        </w:r>
      </w:del>
      <w:r>
        <w:t xml:space="preserve">Command: </w:t>
      </w:r>
      <w:proofErr w:type="spellStart"/>
      <w:r>
        <w:t>airodump</w:t>
      </w:r>
      <w:proofErr w:type="spellEnd"/>
      <w:r>
        <w:t>-ng -c 1 --</w:t>
      </w:r>
      <w:proofErr w:type="spellStart"/>
      <w:r>
        <w:t>bssid</w:t>
      </w:r>
      <w:proofErr w:type="spellEnd"/>
      <w:r>
        <w:t xml:space="preserve"> C8:3A:</w:t>
      </w:r>
      <w:proofErr w:type="gramStart"/>
      <w:r>
        <w:t>35:C2:D3</w:t>
      </w:r>
      <w:proofErr w:type="gramEnd"/>
      <w:r>
        <w:t xml:space="preserve">:30 -w test wlan0 </w:t>
      </w:r>
    </w:p>
    <w:p w14:paraId="3BCAC62E" w14:textId="03BA0293" w:rsidR="00A426E6" w:rsidRDefault="00A426E6" w:rsidP="00A426E6">
      <w:pPr>
        <w:pStyle w:val="ListParagraph"/>
        <w:jc w:val="both"/>
      </w:pPr>
      <w:r>
        <w:t>this will start collecting data packets between the targeted access point and connected devices then store them</w:t>
      </w:r>
    </w:p>
    <w:p w14:paraId="3CF8499D" w14:textId="6D21B83D" w:rsidR="00A426E6" w:rsidRDefault="00A426E6" w:rsidP="00A426E6">
      <w:pPr>
        <w:pStyle w:val="ListParagraph"/>
        <w:jc w:val="start"/>
        <w:rPr>
          <w:ins w:id="204" w:author="Orlando Personal" w:date="2023-03-30T16:32:00Z"/>
        </w:rPr>
      </w:pPr>
      <w:r>
        <w:t>in file “test”</w:t>
      </w:r>
    </w:p>
    <w:p w14:paraId="007E31F3" w14:textId="77777777" w:rsidR="00600612" w:rsidRPr="00A426E6" w:rsidRDefault="00600612" w:rsidP="00A426E6">
      <w:pPr>
        <w:pStyle w:val="ListParagraph"/>
        <w:jc w:val="start"/>
      </w:pPr>
    </w:p>
    <w:p w14:paraId="0808A257" w14:textId="451E2144" w:rsidR="00A426E6" w:rsidRPr="00A426E6" w:rsidRDefault="00A426E6" w:rsidP="00A426E6">
      <w:pPr>
        <w:pStyle w:val="ListParagraph"/>
        <w:jc w:val="start"/>
      </w:pPr>
      <w:r w:rsidRPr="00A426E6">
        <w:rPr>
          <w:noProof/>
        </w:rPr>
        <w:drawing>
          <wp:inline distT="0" distB="0" distL="0" distR="0" wp14:anchorId="2FEEF868" wp14:editId="7DBC8B4A">
            <wp:extent cx="5016500" cy="1358900"/>
            <wp:effectExtent l="0" t="0" r="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0"/>
                    <a:stretch>
                      <a:fillRect/>
                    </a:stretch>
                  </pic:blipFill>
                  <pic:spPr>
                    <a:xfrm>
                      <a:off x="0" y="0"/>
                      <a:ext cx="5016500" cy="1358900"/>
                    </a:xfrm>
                    <a:prstGeom prst="rect">
                      <a:avLst/>
                    </a:prstGeom>
                  </pic:spPr>
                </pic:pic>
              </a:graphicData>
            </a:graphic>
          </wp:inline>
        </w:drawing>
      </w:r>
    </w:p>
    <w:p w14:paraId="336E32DE" w14:textId="77777777" w:rsidR="00A426E6" w:rsidRDefault="00A426E6" w:rsidP="00A426E6">
      <w:pPr>
        <w:pStyle w:val="Default"/>
      </w:pPr>
    </w:p>
    <w:p w14:paraId="55DEFBEB" w14:textId="77777777" w:rsidR="00A426E6" w:rsidRPr="00A426E6" w:rsidRDefault="00A426E6" w:rsidP="00A426E6">
      <w:pPr>
        <w:pStyle w:val="ListParagraph"/>
        <w:numPr>
          <w:ilvl w:val="0"/>
          <w:numId w:val="44"/>
        </w:numPr>
        <w:jc w:val="both"/>
      </w:pPr>
      <w:r w:rsidRPr="00A426E6">
        <w:t xml:space="preserve">Keep the previous command running to collect sufficient </w:t>
      </w:r>
      <w:proofErr w:type="gramStart"/>
      <w:r w:rsidRPr="00A426E6">
        <w:t>amount</w:t>
      </w:r>
      <w:proofErr w:type="gramEnd"/>
      <w:r w:rsidRPr="00A426E6">
        <w:t xml:space="preserve"> of packets then in a parallel terminal run </w:t>
      </w:r>
      <w:proofErr w:type="spellStart"/>
      <w:r w:rsidRPr="00A426E6">
        <w:t>aircrack</w:t>
      </w:r>
      <w:proofErr w:type="spellEnd"/>
      <w:r w:rsidRPr="00A426E6">
        <w:t>-ng with the argument -K in order to force use FMS/</w:t>
      </w:r>
      <w:proofErr w:type="spellStart"/>
      <w:r w:rsidRPr="00A426E6">
        <w:t>Korek</w:t>
      </w:r>
      <w:proofErr w:type="spellEnd"/>
      <w:r w:rsidRPr="00A426E6">
        <w:t xml:space="preserve"> attacks.</w:t>
      </w:r>
    </w:p>
    <w:p w14:paraId="25A22B0B" w14:textId="42943E17" w:rsidR="00A426E6" w:rsidRDefault="00A426E6" w:rsidP="00A426E6">
      <w:pPr>
        <w:pStyle w:val="ListParagraph"/>
        <w:jc w:val="both"/>
        <w:rPr>
          <w:ins w:id="205" w:author="Orlando Personal" w:date="2023-03-30T16:31:00Z"/>
        </w:rPr>
      </w:pPr>
      <w:r w:rsidRPr="00A426E6">
        <w:t xml:space="preserve">Command: run </w:t>
      </w:r>
      <w:proofErr w:type="spellStart"/>
      <w:r w:rsidRPr="00A426E6">
        <w:t>aircrack</w:t>
      </w:r>
      <w:proofErr w:type="spellEnd"/>
      <w:r w:rsidRPr="00A426E6">
        <w:t xml:space="preserve">-ng test-01.cap -K </w:t>
      </w:r>
    </w:p>
    <w:p w14:paraId="30464ECE" w14:textId="77777777" w:rsidR="00600612" w:rsidRDefault="00600612" w:rsidP="00A426E6">
      <w:pPr>
        <w:pStyle w:val="ListParagraph"/>
        <w:jc w:val="both"/>
      </w:pPr>
    </w:p>
    <w:p w14:paraId="5319D4DD" w14:textId="2CF614B2" w:rsidR="00A426E6" w:rsidRDefault="00467E00" w:rsidP="00A426E6">
      <w:pPr>
        <w:pStyle w:val="ListParagraph"/>
        <w:jc w:val="both"/>
      </w:pPr>
      <w:r w:rsidRPr="00467E00">
        <w:rPr>
          <w:noProof/>
        </w:rPr>
        <w:drawing>
          <wp:inline distT="0" distB="0" distL="0" distR="0" wp14:anchorId="7784B4EC" wp14:editId="0757026E">
            <wp:extent cx="4754880" cy="2052901"/>
            <wp:effectExtent l="0" t="0" r="0" b="508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1"/>
                    <a:stretch>
                      <a:fillRect/>
                    </a:stretch>
                  </pic:blipFill>
                  <pic:spPr>
                    <a:xfrm>
                      <a:off x="0" y="0"/>
                      <a:ext cx="4764476" cy="2057044"/>
                    </a:xfrm>
                    <a:prstGeom prst="rect">
                      <a:avLst/>
                    </a:prstGeom>
                  </pic:spPr>
                </pic:pic>
              </a:graphicData>
            </a:graphic>
          </wp:inline>
        </w:drawing>
      </w:r>
    </w:p>
    <w:p w14:paraId="4A286094" w14:textId="77777777" w:rsidR="00467E00" w:rsidRDefault="00467E00" w:rsidP="00A426E6">
      <w:pPr>
        <w:pStyle w:val="ListParagraph"/>
        <w:jc w:val="both"/>
      </w:pPr>
    </w:p>
    <w:p w14:paraId="54E7DB0C" w14:textId="5688856D" w:rsidR="00467E00" w:rsidRPr="00A426E6" w:rsidRDefault="00467E00" w:rsidP="00A426E6">
      <w:pPr>
        <w:pStyle w:val="ListParagraph"/>
        <w:jc w:val="both"/>
      </w:pPr>
      <w:r>
        <w:rPr>
          <w:sz w:val="22"/>
          <w:szCs w:val="22"/>
        </w:rPr>
        <w:t>As can be seen the key was found and can be used to connect to the network</w:t>
      </w:r>
    </w:p>
    <w:p w14:paraId="44B8D757" w14:textId="77777777" w:rsidR="00A426E6" w:rsidRPr="00A426E6" w:rsidRDefault="00A426E6" w:rsidP="00A426E6">
      <w:pPr>
        <w:jc w:val="start"/>
      </w:pPr>
    </w:p>
    <w:p w14:paraId="213312AD" w14:textId="77777777" w:rsidR="00A426E6" w:rsidRPr="00A426E6" w:rsidRDefault="00A426E6" w:rsidP="00A426E6">
      <w:pPr>
        <w:jc w:val="start"/>
      </w:pPr>
    </w:p>
    <w:p w14:paraId="7A93E619" w14:textId="77777777" w:rsidR="00CF4531" w:rsidRDefault="00CF4531">
      <w:pPr>
        <w:jc w:val="start"/>
        <w:rPr>
          <w:smallCaps/>
          <w:noProof/>
        </w:rPr>
      </w:pPr>
      <w:r>
        <w:rPr>
          <w:smallCaps/>
          <w:noProof/>
        </w:rPr>
        <w:br w:type="page"/>
      </w:r>
    </w:p>
    <w:p w14:paraId="16EF58C0" w14:textId="02536977" w:rsidR="00CF4531" w:rsidRPr="00600612" w:rsidRDefault="00CF4531" w:rsidP="00CF4531">
      <w:pPr>
        <w:rPr>
          <w:ins w:id="206" w:author="Orlando Personal" w:date="2023-03-30T16:31:00Z"/>
          <w:b/>
          <w:bCs/>
          <w:smallCaps/>
          <w:noProof/>
          <w:sz w:val="22"/>
          <w:szCs w:val="22"/>
          <w:rPrChange w:id="207" w:author="Orlando Personal" w:date="2023-03-30T16:31:00Z">
            <w:rPr>
              <w:ins w:id="208" w:author="Orlando Personal" w:date="2023-03-30T16:31:00Z"/>
              <w:smallCaps/>
              <w:noProof/>
            </w:rPr>
          </w:rPrChange>
        </w:rPr>
      </w:pPr>
      <w:r w:rsidRPr="00600612">
        <w:rPr>
          <w:b/>
          <w:bCs/>
          <w:smallCaps/>
          <w:noProof/>
          <w:sz w:val="22"/>
          <w:szCs w:val="22"/>
          <w:rPrChange w:id="209" w:author="Orlando Personal" w:date="2023-03-30T16:31:00Z">
            <w:rPr>
              <w:smallCaps/>
              <w:noProof/>
            </w:rPr>
          </w:rPrChange>
        </w:rPr>
        <w:lastRenderedPageBreak/>
        <w:t>Appendix B</w:t>
      </w:r>
    </w:p>
    <w:p w14:paraId="7D19A5E7" w14:textId="77777777" w:rsidR="00600612" w:rsidRDefault="00600612" w:rsidP="00CF4531"/>
    <w:p w14:paraId="3B6839F2" w14:textId="59583856" w:rsidR="00467E00" w:rsidRPr="00600612" w:rsidRDefault="003A53DF" w:rsidP="003A53DF">
      <w:pPr>
        <w:pStyle w:val="ListParagraph"/>
        <w:numPr>
          <w:ilvl w:val="0"/>
          <w:numId w:val="43"/>
        </w:numPr>
        <w:jc w:val="start"/>
        <w:rPr>
          <w:b/>
          <w:bCs/>
          <w:smallCaps/>
          <w:noProof/>
          <w:rPrChange w:id="210" w:author="Orlando Personal" w:date="2023-03-30T16:32:00Z">
            <w:rPr>
              <w:smallCaps/>
              <w:noProof/>
            </w:rPr>
          </w:rPrChange>
        </w:rPr>
      </w:pPr>
      <w:r w:rsidRPr="00600612">
        <w:rPr>
          <w:b/>
          <w:bCs/>
          <w:smallCaps/>
          <w:noProof/>
          <w:rPrChange w:id="211" w:author="Orlando Personal" w:date="2023-03-30T16:32:00Z">
            <w:rPr>
              <w:smallCaps/>
              <w:noProof/>
            </w:rPr>
          </w:rPrChange>
        </w:rPr>
        <w:t>PTW (PYCHKINE, TEWS, WEINMANN) A</w:t>
      </w:r>
      <w:ins w:id="212" w:author="Orlando Personal" w:date="2023-03-30T16:33:00Z">
        <w:r w:rsidR="00600612">
          <w:rPr>
            <w:b/>
            <w:bCs/>
            <w:smallCaps/>
            <w:noProof/>
          </w:rPr>
          <w:t>ttack</w:t>
        </w:r>
      </w:ins>
      <w:del w:id="213" w:author="Orlando Personal" w:date="2023-03-30T16:33:00Z">
        <w:r w:rsidRPr="00600612" w:rsidDel="00600612">
          <w:rPr>
            <w:b/>
            <w:bCs/>
            <w:smallCaps/>
            <w:noProof/>
            <w:rPrChange w:id="214" w:author="Orlando Personal" w:date="2023-03-30T16:32:00Z">
              <w:rPr>
                <w:smallCaps/>
                <w:noProof/>
              </w:rPr>
            </w:rPrChange>
          </w:rPr>
          <w:delText>TTACK</w:delText>
        </w:r>
      </w:del>
      <w:r w:rsidR="00467E00" w:rsidRPr="00600612">
        <w:rPr>
          <w:b/>
          <w:bCs/>
          <w:smallCaps/>
          <w:noProof/>
          <w:rPrChange w:id="215" w:author="Orlando Personal" w:date="2023-03-30T16:32:00Z">
            <w:rPr>
              <w:smallCaps/>
              <w:noProof/>
            </w:rPr>
          </w:rPrChange>
        </w:rPr>
        <w:t xml:space="preserve"> Implementation</w:t>
      </w:r>
    </w:p>
    <w:p w14:paraId="2883D8D3" w14:textId="77777777" w:rsidR="00467E00" w:rsidRDefault="00467E00" w:rsidP="00467E00">
      <w:pPr>
        <w:pStyle w:val="Heading2"/>
        <w:numPr>
          <w:ilvl w:val="1"/>
          <w:numId w:val="45"/>
        </w:numPr>
      </w:pPr>
      <w:r>
        <w:t>Environment</w:t>
      </w:r>
    </w:p>
    <w:p w14:paraId="6521DD4F" w14:textId="77777777" w:rsidR="00467E00" w:rsidRDefault="00467E00" w:rsidP="00467E00">
      <w:pPr>
        <w:jc w:val="start"/>
      </w:pPr>
      <w:r>
        <w:t>a. kali-linux-2023.1-live-amd64</w:t>
      </w:r>
    </w:p>
    <w:p w14:paraId="5F34048D" w14:textId="77777777" w:rsidR="00467E00" w:rsidRDefault="00467E00" w:rsidP="00467E00">
      <w:pPr>
        <w:jc w:val="start"/>
      </w:pPr>
      <w:r>
        <w:t xml:space="preserve">b. </w:t>
      </w:r>
      <w:proofErr w:type="spellStart"/>
      <w:r>
        <w:t>Aircrack</w:t>
      </w:r>
      <w:proofErr w:type="spellEnd"/>
      <w:r>
        <w:t>-ng tool suite</w:t>
      </w:r>
    </w:p>
    <w:p w14:paraId="699F81CB" w14:textId="77777777" w:rsidR="00467E00" w:rsidRDefault="00467E00" w:rsidP="00467E00">
      <w:pPr>
        <w:jc w:val="start"/>
      </w:pPr>
      <w:r>
        <w:t>c. Wireless network adapter capable of monitoring mode</w:t>
      </w:r>
    </w:p>
    <w:p w14:paraId="27432A28" w14:textId="77777777" w:rsidR="00467E00" w:rsidRDefault="00467E00" w:rsidP="00467E00">
      <w:pPr>
        <w:jc w:val="start"/>
      </w:pPr>
      <w:r>
        <w:t>d. WEP capable router</w:t>
      </w:r>
    </w:p>
    <w:p w14:paraId="56B4F91A" w14:textId="77777777" w:rsidR="00467E00" w:rsidRDefault="00467E00" w:rsidP="00467E00">
      <w:pPr>
        <w:jc w:val="start"/>
      </w:pPr>
    </w:p>
    <w:p w14:paraId="77C5399A" w14:textId="77777777" w:rsidR="00467E00" w:rsidRDefault="00467E00" w:rsidP="00467E00">
      <w:pPr>
        <w:pStyle w:val="Heading2"/>
      </w:pPr>
      <w:r>
        <w:t>Installation Requirements</w:t>
      </w:r>
    </w:p>
    <w:p w14:paraId="643FBD02" w14:textId="77777777" w:rsidR="00467E00" w:rsidRDefault="00467E00" w:rsidP="00467E00">
      <w:pPr>
        <w:jc w:val="start"/>
      </w:pPr>
      <w:r>
        <w:t xml:space="preserve">1. Kali </w:t>
      </w:r>
      <w:proofErr w:type="spellStart"/>
      <w:r>
        <w:t>linux</w:t>
      </w:r>
      <w:proofErr w:type="spellEnd"/>
      <w:r>
        <w:t xml:space="preserve"> iso from official website </w:t>
      </w:r>
      <w:hyperlink r:id="rId52" w:anchor="kali-live" w:history="1">
        <w:r w:rsidRPr="003D4496">
          <w:rPr>
            <w:rStyle w:val="Hyperlink"/>
          </w:rPr>
          <w:t>https://www.kali.org/get-kali/#kali-live</w:t>
        </w:r>
      </w:hyperlink>
      <w:r>
        <w:t xml:space="preserve"> </w:t>
      </w:r>
    </w:p>
    <w:p w14:paraId="7C42DD80" w14:textId="77777777" w:rsidR="00467E00" w:rsidRDefault="00467E00" w:rsidP="00467E00">
      <w:pPr>
        <w:jc w:val="start"/>
      </w:pPr>
      <w:r>
        <w:t xml:space="preserve">2. </w:t>
      </w:r>
      <w:proofErr w:type="spellStart"/>
      <w:r>
        <w:t>Aircrack</w:t>
      </w:r>
      <w:proofErr w:type="spellEnd"/>
      <w:r>
        <w:t xml:space="preserve">-ng &amp; </w:t>
      </w:r>
      <w:proofErr w:type="spellStart"/>
      <w:r>
        <w:t>Airmon</w:t>
      </w:r>
      <w:proofErr w:type="spellEnd"/>
      <w:r>
        <w:t>-ng are installed with kali iso.</w:t>
      </w:r>
    </w:p>
    <w:p w14:paraId="2C38674B" w14:textId="77777777" w:rsidR="00467E00" w:rsidRDefault="00467E00" w:rsidP="00467E00">
      <w:pPr>
        <w:jc w:val="start"/>
      </w:pPr>
    </w:p>
    <w:p w14:paraId="0ADF8263" w14:textId="77777777" w:rsidR="00467E00" w:rsidRDefault="00467E00" w:rsidP="00467E00">
      <w:pPr>
        <w:pStyle w:val="Heading2"/>
      </w:pPr>
      <w:r>
        <w:t>Implementation Steps:</w:t>
      </w:r>
    </w:p>
    <w:p w14:paraId="008CB352" w14:textId="77777777" w:rsidR="00252159" w:rsidRDefault="00252159" w:rsidP="00252159">
      <w:pPr>
        <w:pStyle w:val="Default"/>
      </w:pPr>
    </w:p>
    <w:p w14:paraId="68086D26" w14:textId="77777777" w:rsidR="00252159" w:rsidRPr="00252159" w:rsidRDefault="00252159" w:rsidP="00252159">
      <w:pPr>
        <w:pStyle w:val="Default"/>
        <w:numPr>
          <w:ilvl w:val="0"/>
          <w:numId w:val="47"/>
        </w:numPr>
        <w:rPr>
          <w:rFonts w:ascii="Times New Roman" w:hAnsi="Times New Roman" w:cs="Times New Roman"/>
          <w:color w:val="auto"/>
          <w:sz w:val="20"/>
          <w:szCs w:val="20"/>
        </w:rPr>
      </w:pPr>
      <w:r w:rsidRPr="00252159">
        <w:rPr>
          <w:rFonts w:ascii="Times New Roman" w:hAnsi="Times New Roman" w:cs="Times New Roman"/>
          <w:color w:val="auto"/>
          <w:sz w:val="20"/>
          <w:szCs w:val="20"/>
        </w:rPr>
        <w:t xml:space="preserve">Command: </w:t>
      </w:r>
      <w:proofErr w:type="spellStart"/>
      <w:r w:rsidRPr="00252159">
        <w:rPr>
          <w:rFonts w:ascii="Times New Roman" w:hAnsi="Times New Roman" w:cs="Times New Roman"/>
          <w:color w:val="auto"/>
          <w:sz w:val="20"/>
          <w:szCs w:val="20"/>
        </w:rPr>
        <w:t>airmon</w:t>
      </w:r>
      <w:proofErr w:type="spellEnd"/>
      <w:r w:rsidRPr="00252159">
        <w:rPr>
          <w:rFonts w:ascii="Times New Roman" w:hAnsi="Times New Roman" w:cs="Times New Roman"/>
          <w:color w:val="auto"/>
          <w:sz w:val="20"/>
          <w:szCs w:val="20"/>
        </w:rPr>
        <w:t xml:space="preserve">-ng check kill </w:t>
      </w:r>
    </w:p>
    <w:p w14:paraId="30C7F355" w14:textId="21161AA2" w:rsidR="00252159" w:rsidRDefault="00252159" w:rsidP="00252159">
      <w:pPr>
        <w:pStyle w:val="ListParagraph"/>
        <w:jc w:val="start"/>
        <w:rPr>
          <w:ins w:id="216" w:author="Orlando Personal" w:date="2023-03-30T16:31:00Z"/>
        </w:rPr>
      </w:pPr>
      <w:r w:rsidRPr="00252159">
        <w:t xml:space="preserve">In order to stop any process that may interfere with the attack </w:t>
      </w:r>
    </w:p>
    <w:p w14:paraId="27C8F620" w14:textId="77777777" w:rsidR="00600612" w:rsidRDefault="00600612" w:rsidP="00252159">
      <w:pPr>
        <w:pStyle w:val="ListParagraph"/>
        <w:jc w:val="start"/>
      </w:pPr>
    </w:p>
    <w:p w14:paraId="13E5289D" w14:textId="0B3900C3" w:rsidR="00252159" w:rsidRDefault="00DE1B22" w:rsidP="00252159">
      <w:pPr>
        <w:pStyle w:val="ListParagraph"/>
        <w:jc w:val="start"/>
      </w:pPr>
      <w:r w:rsidRPr="00DE1B22">
        <w:rPr>
          <w:noProof/>
        </w:rPr>
        <w:drawing>
          <wp:inline distT="0" distB="0" distL="0" distR="0" wp14:anchorId="24DEEF77" wp14:editId="540B137F">
            <wp:extent cx="4301338" cy="1690699"/>
            <wp:effectExtent l="0" t="0" r="4445" b="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7"/>
                    <a:stretch>
                      <a:fillRect/>
                    </a:stretch>
                  </pic:blipFill>
                  <pic:spPr>
                    <a:xfrm>
                      <a:off x="0" y="0"/>
                      <a:ext cx="4350854" cy="1710162"/>
                    </a:xfrm>
                    <a:prstGeom prst="rect">
                      <a:avLst/>
                    </a:prstGeom>
                  </pic:spPr>
                </pic:pic>
              </a:graphicData>
            </a:graphic>
          </wp:inline>
        </w:drawing>
      </w:r>
    </w:p>
    <w:p w14:paraId="0FB209C6" w14:textId="77777777" w:rsidR="00DE1B22" w:rsidRDefault="00DE1B22" w:rsidP="00DE1B22">
      <w:pPr>
        <w:pStyle w:val="Default"/>
      </w:pPr>
    </w:p>
    <w:p w14:paraId="3D0A6EF0" w14:textId="544EB80A" w:rsidR="00DE1B22" w:rsidRPr="00DE1B22" w:rsidRDefault="00DE1B22" w:rsidP="00DE1B22">
      <w:pPr>
        <w:pStyle w:val="Default"/>
        <w:numPr>
          <w:ilvl w:val="0"/>
          <w:numId w:val="47"/>
        </w:numPr>
        <w:rPr>
          <w:rFonts w:ascii="Times New Roman" w:hAnsi="Times New Roman" w:cs="Times New Roman"/>
          <w:color w:val="auto"/>
          <w:sz w:val="20"/>
          <w:szCs w:val="20"/>
        </w:rPr>
      </w:pPr>
      <w:r w:rsidRPr="00DE1B22">
        <w:rPr>
          <w:rFonts w:ascii="Times New Roman" w:hAnsi="Times New Roman" w:cs="Times New Roman"/>
          <w:color w:val="auto"/>
          <w:sz w:val="20"/>
          <w:szCs w:val="20"/>
        </w:rPr>
        <w:t xml:space="preserve">Command: </w:t>
      </w:r>
      <w:proofErr w:type="spellStart"/>
      <w:r w:rsidRPr="00DE1B22">
        <w:rPr>
          <w:rFonts w:ascii="Times New Roman" w:hAnsi="Times New Roman" w:cs="Times New Roman"/>
          <w:color w:val="auto"/>
          <w:sz w:val="20"/>
          <w:szCs w:val="20"/>
        </w:rPr>
        <w:t>airmon</w:t>
      </w:r>
      <w:proofErr w:type="spellEnd"/>
      <w:r w:rsidRPr="00DE1B22">
        <w:rPr>
          <w:rFonts w:ascii="Times New Roman" w:hAnsi="Times New Roman" w:cs="Times New Roman"/>
          <w:color w:val="auto"/>
          <w:sz w:val="20"/>
          <w:szCs w:val="20"/>
        </w:rPr>
        <w:t xml:space="preserve">-ng start </w:t>
      </w:r>
    </w:p>
    <w:p w14:paraId="3C2DA3A8" w14:textId="051F0252" w:rsidR="00DE1B22" w:rsidRDefault="00086468" w:rsidP="00DE1B22">
      <w:pPr>
        <w:pStyle w:val="ListParagraph"/>
        <w:jc w:val="start"/>
        <w:rPr>
          <w:ins w:id="217" w:author="Orlando Personal" w:date="2023-03-30T16:31:00Z"/>
        </w:rPr>
      </w:pPr>
      <w:r>
        <w:t>I</w:t>
      </w:r>
      <w:r w:rsidR="00DE1B22" w:rsidRPr="00DE1B22">
        <w:t xml:space="preserve">n order to put the interface into monitoring mode </w:t>
      </w:r>
    </w:p>
    <w:p w14:paraId="19D38AC5" w14:textId="77777777" w:rsidR="00600612" w:rsidRDefault="00600612" w:rsidP="00DE1B22">
      <w:pPr>
        <w:pStyle w:val="ListParagraph"/>
        <w:jc w:val="start"/>
      </w:pPr>
    </w:p>
    <w:p w14:paraId="1C6D3C13" w14:textId="5A374004" w:rsidR="00DE1B22" w:rsidRDefault="00DE1B22" w:rsidP="00DE1B22">
      <w:pPr>
        <w:pStyle w:val="ListParagraph"/>
        <w:jc w:val="start"/>
      </w:pPr>
      <w:r w:rsidRPr="00DE1B22">
        <w:rPr>
          <w:noProof/>
        </w:rPr>
        <w:drawing>
          <wp:inline distT="0" distB="0" distL="0" distR="0" wp14:anchorId="149FB2D8" wp14:editId="4A0FC9FE">
            <wp:extent cx="5929591" cy="1082650"/>
            <wp:effectExtent l="0" t="0" r="1905"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8"/>
                    <a:stretch>
                      <a:fillRect/>
                    </a:stretch>
                  </pic:blipFill>
                  <pic:spPr>
                    <a:xfrm>
                      <a:off x="0" y="0"/>
                      <a:ext cx="5956898" cy="1087636"/>
                    </a:xfrm>
                    <a:prstGeom prst="rect">
                      <a:avLst/>
                    </a:prstGeom>
                  </pic:spPr>
                </pic:pic>
              </a:graphicData>
            </a:graphic>
          </wp:inline>
        </w:drawing>
      </w:r>
    </w:p>
    <w:p w14:paraId="51B6CA74" w14:textId="77777777" w:rsidR="00DE1B22" w:rsidRDefault="00DE1B22" w:rsidP="00DE1B22">
      <w:pPr>
        <w:pStyle w:val="ListParagraph"/>
        <w:jc w:val="start"/>
      </w:pPr>
    </w:p>
    <w:p w14:paraId="172461AE" w14:textId="77777777" w:rsidR="00DE1B22" w:rsidRDefault="00DE1B22" w:rsidP="00DE1B22">
      <w:pPr>
        <w:pStyle w:val="Default"/>
      </w:pPr>
    </w:p>
    <w:p w14:paraId="26D66885" w14:textId="77777777" w:rsidR="00DE1B22" w:rsidRPr="00DE1B22" w:rsidRDefault="00DE1B22" w:rsidP="00DE1B22">
      <w:pPr>
        <w:pStyle w:val="Default"/>
        <w:numPr>
          <w:ilvl w:val="0"/>
          <w:numId w:val="47"/>
        </w:numPr>
        <w:rPr>
          <w:rFonts w:ascii="Times New Roman" w:hAnsi="Times New Roman" w:cs="Times New Roman"/>
          <w:color w:val="auto"/>
          <w:sz w:val="20"/>
          <w:szCs w:val="20"/>
        </w:rPr>
      </w:pPr>
      <w:r w:rsidRPr="00DE1B22">
        <w:rPr>
          <w:rFonts w:ascii="Times New Roman" w:hAnsi="Times New Roman" w:cs="Times New Roman"/>
          <w:color w:val="auto"/>
          <w:sz w:val="20"/>
          <w:szCs w:val="20"/>
        </w:rPr>
        <w:t xml:space="preserve">Command: </w:t>
      </w:r>
      <w:proofErr w:type="spellStart"/>
      <w:r w:rsidRPr="00DE1B22">
        <w:rPr>
          <w:rFonts w:ascii="Times New Roman" w:hAnsi="Times New Roman" w:cs="Times New Roman"/>
          <w:color w:val="auto"/>
          <w:sz w:val="20"/>
          <w:szCs w:val="20"/>
        </w:rPr>
        <w:t>airodump</w:t>
      </w:r>
      <w:proofErr w:type="spellEnd"/>
      <w:r w:rsidRPr="00DE1B22">
        <w:rPr>
          <w:rFonts w:ascii="Times New Roman" w:hAnsi="Times New Roman" w:cs="Times New Roman"/>
          <w:color w:val="auto"/>
          <w:sz w:val="20"/>
          <w:szCs w:val="20"/>
        </w:rPr>
        <w:t xml:space="preserve">-ng wlan0mon </w:t>
      </w:r>
    </w:p>
    <w:p w14:paraId="69C40EC6" w14:textId="794535EC" w:rsidR="00DE1B22" w:rsidRDefault="00086468" w:rsidP="00DE1B22">
      <w:pPr>
        <w:pStyle w:val="ListParagraph"/>
        <w:jc w:val="start"/>
        <w:rPr>
          <w:ins w:id="218" w:author="Orlando Personal" w:date="2023-03-30T16:31:00Z"/>
        </w:rPr>
      </w:pPr>
      <w:r>
        <w:t>T</w:t>
      </w:r>
      <w:r w:rsidR="00DE1B22" w:rsidRPr="00DE1B22">
        <w:t xml:space="preserve">his will search all nearby wireless networks. </w:t>
      </w:r>
    </w:p>
    <w:p w14:paraId="3174AFE6" w14:textId="77777777" w:rsidR="00600612" w:rsidRDefault="00600612" w:rsidP="00DE1B22">
      <w:pPr>
        <w:pStyle w:val="ListParagraph"/>
        <w:jc w:val="start"/>
      </w:pPr>
    </w:p>
    <w:p w14:paraId="1377A217" w14:textId="17FE4AD4" w:rsidR="00DE1B22" w:rsidRDefault="00DE1B22" w:rsidP="00DE1B22">
      <w:pPr>
        <w:pStyle w:val="ListParagraph"/>
        <w:jc w:val="start"/>
      </w:pPr>
      <w:r w:rsidRPr="00DE1B22">
        <w:rPr>
          <w:noProof/>
        </w:rPr>
        <w:drawing>
          <wp:inline distT="0" distB="0" distL="0" distR="0" wp14:anchorId="11896E0D" wp14:editId="4AA21A40">
            <wp:extent cx="5310835" cy="906383"/>
            <wp:effectExtent l="0" t="0" r="0"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9"/>
                    <a:stretch>
                      <a:fillRect/>
                    </a:stretch>
                  </pic:blipFill>
                  <pic:spPr>
                    <a:xfrm>
                      <a:off x="0" y="0"/>
                      <a:ext cx="5326032" cy="908977"/>
                    </a:xfrm>
                    <a:prstGeom prst="rect">
                      <a:avLst/>
                    </a:prstGeom>
                  </pic:spPr>
                </pic:pic>
              </a:graphicData>
            </a:graphic>
          </wp:inline>
        </w:drawing>
      </w:r>
    </w:p>
    <w:p w14:paraId="767DD81B" w14:textId="77777777" w:rsidR="00DE1B22" w:rsidRDefault="00DE1B22" w:rsidP="00DE1B22">
      <w:pPr>
        <w:pStyle w:val="ListParagraph"/>
        <w:jc w:val="start"/>
      </w:pPr>
    </w:p>
    <w:p w14:paraId="316A8B3C" w14:textId="77777777" w:rsidR="00DE1B22" w:rsidRPr="00DE1B22" w:rsidRDefault="00DE1B22" w:rsidP="00DE1B22">
      <w:pPr>
        <w:pStyle w:val="Default"/>
        <w:numPr>
          <w:ilvl w:val="0"/>
          <w:numId w:val="47"/>
        </w:numPr>
        <w:rPr>
          <w:rFonts w:ascii="Times New Roman" w:hAnsi="Times New Roman" w:cs="Times New Roman"/>
          <w:color w:val="auto"/>
          <w:sz w:val="20"/>
          <w:szCs w:val="20"/>
        </w:rPr>
      </w:pPr>
      <w:r w:rsidRPr="00DE1B22">
        <w:rPr>
          <w:rFonts w:ascii="Times New Roman" w:hAnsi="Times New Roman" w:cs="Times New Roman"/>
          <w:color w:val="auto"/>
          <w:sz w:val="20"/>
          <w:szCs w:val="20"/>
        </w:rPr>
        <w:t xml:space="preserve">Command: </w:t>
      </w:r>
      <w:proofErr w:type="spellStart"/>
      <w:r w:rsidRPr="00DE1B22">
        <w:rPr>
          <w:rFonts w:ascii="Times New Roman" w:hAnsi="Times New Roman" w:cs="Times New Roman"/>
          <w:color w:val="auto"/>
          <w:sz w:val="20"/>
          <w:szCs w:val="20"/>
        </w:rPr>
        <w:t>airodump</w:t>
      </w:r>
      <w:proofErr w:type="spellEnd"/>
      <w:r w:rsidRPr="00DE1B22">
        <w:rPr>
          <w:rFonts w:ascii="Times New Roman" w:hAnsi="Times New Roman" w:cs="Times New Roman"/>
          <w:color w:val="auto"/>
          <w:sz w:val="20"/>
          <w:szCs w:val="20"/>
        </w:rPr>
        <w:t>-ng -c &lt;channel&gt; --</w:t>
      </w:r>
      <w:proofErr w:type="spellStart"/>
      <w:r w:rsidRPr="00DE1B22">
        <w:rPr>
          <w:rFonts w:ascii="Times New Roman" w:hAnsi="Times New Roman" w:cs="Times New Roman"/>
          <w:color w:val="auto"/>
          <w:sz w:val="20"/>
          <w:szCs w:val="20"/>
        </w:rPr>
        <w:t>bssid</w:t>
      </w:r>
      <w:proofErr w:type="spellEnd"/>
      <w:r w:rsidRPr="00DE1B22">
        <w:rPr>
          <w:rFonts w:ascii="Times New Roman" w:hAnsi="Times New Roman" w:cs="Times New Roman"/>
          <w:color w:val="auto"/>
          <w:sz w:val="20"/>
          <w:szCs w:val="20"/>
        </w:rPr>
        <w:t xml:space="preserve"> &lt;target mac&gt; -w &lt;filename&gt; &lt;interface name&gt;</w:t>
      </w:r>
    </w:p>
    <w:p w14:paraId="3BE3FDA6" w14:textId="77777777" w:rsidR="00DE1B22" w:rsidRDefault="00DE1B22" w:rsidP="00DE1B22">
      <w:pPr>
        <w:pStyle w:val="ListParagraph"/>
        <w:jc w:val="start"/>
      </w:pPr>
      <w:r w:rsidRPr="00DE1B22">
        <w:t xml:space="preserve">Command: </w:t>
      </w:r>
      <w:proofErr w:type="spellStart"/>
      <w:r w:rsidRPr="00DE1B22">
        <w:t>airodump</w:t>
      </w:r>
      <w:proofErr w:type="spellEnd"/>
      <w:r w:rsidRPr="00DE1B22">
        <w:t>-ng -c 1 --</w:t>
      </w:r>
      <w:proofErr w:type="spellStart"/>
      <w:r w:rsidRPr="00DE1B22">
        <w:t>bssid</w:t>
      </w:r>
      <w:proofErr w:type="spellEnd"/>
      <w:r w:rsidRPr="00DE1B22">
        <w:t xml:space="preserve"> C8:3A:</w:t>
      </w:r>
      <w:proofErr w:type="gramStart"/>
      <w:r w:rsidRPr="00DE1B22">
        <w:t>35:C2:D3</w:t>
      </w:r>
      <w:proofErr w:type="gramEnd"/>
      <w:r w:rsidRPr="00DE1B22">
        <w:t xml:space="preserve">:30 -w test wlan0 </w:t>
      </w:r>
    </w:p>
    <w:p w14:paraId="113639E0" w14:textId="59AC23BD" w:rsidR="00DE1B22" w:rsidRPr="00DE1B22" w:rsidRDefault="00DE1B22" w:rsidP="00DE1B22">
      <w:pPr>
        <w:pStyle w:val="ListParagraph"/>
        <w:jc w:val="start"/>
      </w:pPr>
      <w:r w:rsidRPr="00DE1B22">
        <w:t>this will start collecting data packets between the targeted access point and connected devices then store them in file “test”</w:t>
      </w:r>
    </w:p>
    <w:p w14:paraId="45F4FC91" w14:textId="2AB635BA" w:rsidR="00DE1B22" w:rsidRPr="00DE1B22" w:rsidRDefault="00DE1B22" w:rsidP="00DE1B22">
      <w:pPr>
        <w:pStyle w:val="ListParagraph"/>
        <w:jc w:val="start"/>
      </w:pPr>
      <w:r w:rsidRPr="00DE1B22">
        <w:rPr>
          <w:noProof/>
        </w:rPr>
        <w:lastRenderedPageBreak/>
        <w:drawing>
          <wp:inline distT="0" distB="0" distL="0" distR="0" wp14:anchorId="2B37F504" wp14:editId="1CBF6921">
            <wp:extent cx="5016500" cy="1358900"/>
            <wp:effectExtent l="0" t="0" r="0" b="0"/>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0"/>
                    <a:stretch>
                      <a:fillRect/>
                    </a:stretch>
                  </pic:blipFill>
                  <pic:spPr>
                    <a:xfrm>
                      <a:off x="0" y="0"/>
                      <a:ext cx="5016500" cy="1358900"/>
                    </a:xfrm>
                    <a:prstGeom prst="rect">
                      <a:avLst/>
                    </a:prstGeom>
                  </pic:spPr>
                </pic:pic>
              </a:graphicData>
            </a:graphic>
          </wp:inline>
        </w:drawing>
      </w:r>
    </w:p>
    <w:p w14:paraId="0C02012A" w14:textId="77777777" w:rsidR="00DE1B22" w:rsidRPr="00252159" w:rsidRDefault="00DE1B22" w:rsidP="00252159">
      <w:pPr>
        <w:pStyle w:val="ListParagraph"/>
        <w:jc w:val="start"/>
      </w:pPr>
    </w:p>
    <w:p w14:paraId="243BE1B3" w14:textId="598E21CE" w:rsidR="00600612" w:rsidRPr="00600612" w:rsidRDefault="00DE1B22" w:rsidP="00600612">
      <w:pPr>
        <w:pStyle w:val="Default"/>
        <w:numPr>
          <w:ilvl w:val="0"/>
          <w:numId w:val="47"/>
        </w:numPr>
        <w:rPr>
          <w:rFonts w:ascii="Times New Roman" w:hAnsi="Times New Roman" w:cs="Times New Roman"/>
          <w:color w:val="auto"/>
          <w:sz w:val="20"/>
          <w:szCs w:val="20"/>
        </w:rPr>
      </w:pPr>
      <w:r w:rsidRPr="00DE1B22">
        <w:rPr>
          <w:rFonts w:ascii="Times New Roman" w:hAnsi="Times New Roman" w:cs="Times New Roman"/>
          <w:color w:val="auto"/>
          <w:sz w:val="20"/>
          <w:szCs w:val="20"/>
        </w:rPr>
        <w:t xml:space="preserve">While the previous command is running </w:t>
      </w:r>
    </w:p>
    <w:p w14:paraId="02FA31E1" w14:textId="470054C7" w:rsidR="00CF4531" w:rsidRDefault="00DE1B22" w:rsidP="00DE1B22">
      <w:pPr>
        <w:pStyle w:val="ListParagraph"/>
        <w:jc w:val="start"/>
        <w:rPr>
          <w:ins w:id="219" w:author="Orlando Personal" w:date="2023-03-30T16:31:00Z"/>
        </w:rPr>
      </w:pPr>
      <w:r w:rsidRPr="00DE1B22">
        <w:t xml:space="preserve">Command: run </w:t>
      </w:r>
      <w:proofErr w:type="spellStart"/>
      <w:r w:rsidRPr="00DE1B22">
        <w:t>aircrack</w:t>
      </w:r>
      <w:proofErr w:type="spellEnd"/>
      <w:r w:rsidRPr="00DE1B22">
        <w:t>-ng test-01.cap (“test-01.cap” were (IVs) Initialization vectors are stored)</w:t>
      </w:r>
    </w:p>
    <w:p w14:paraId="1C46ED7A" w14:textId="77777777" w:rsidR="00600612" w:rsidRDefault="00600612" w:rsidP="00DE1B22">
      <w:pPr>
        <w:pStyle w:val="ListParagraph"/>
        <w:jc w:val="start"/>
      </w:pPr>
    </w:p>
    <w:p w14:paraId="7E873D81" w14:textId="53909FF6" w:rsidR="00DE1B22" w:rsidRDefault="00DE1B22" w:rsidP="00DE1B22">
      <w:pPr>
        <w:pStyle w:val="ListParagraph"/>
        <w:jc w:val="start"/>
      </w:pPr>
      <w:r w:rsidRPr="00DE1B22">
        <w:rPr>
          <w:noProof/>
        </w:rPr>
        <w:drawing>
          <wp:inline distT="0" distB="0" distL="0" distR="0" wp14:anchorId="6E5580DF" wp14:editId="2D99B0B3">
            <wp:extent cx="6426200" cy="1464945"/>
            <wp:effectExtent l="0" t="0" r="0" b="0"/>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3"/>
                    <a:stretch>
                      <a:fillRect/>
                    </a:stretch>
                  </pic:blipFill>
                  <pic:spPr>
                    <a:xfrm>
                      <a:off x="0" y="0"/>
                      <a:ext cx="6426200" cy="1464945"/>
                    </a:xfrm>
                    <a:prstGeom prst="rect">
                      <a:avLst/>
                    </a:prstGeom>
                  </pic:spPr>
                </pic:pic>
              </a:graphicData>
            </a:graphic>
          </wp:inline>
        </w:drawing>
      </w:r>
    </w:p>
    <w:p w14:paraId="71B6DAA9" w14:textId="77777777" w:rsidR="00DE1B22" w:rsidRDefault="00DE1B22" w:rsidP="00DE1B22">
      <w:pPr>
        <w:pStyle w:val="ListParagraph"/>
        <w:jc w:val="start"/>
      </w:pPr>
    </w:p>
    <w:p w14:paraId="3C204D55" w14:textId="77777777" w:rsidR="00DE1B22" w:rsidRDefault="00DE1B22" w:rsidP="00DE1B22">
      <w:pPr>
        <w:pStyle w:val="Default"/>
      </w:pPr>
    </w:p>
    <w:p w14:paraId="3E439749" w14:textId="56B9C378" w:rsidR="00DE1B22" w:rsidRDefault="00DE1B22" w:rsidP="00DE1B22">
      <w:pPr>
        <w:pStyle w:val="ListParagraph"/>
        <w:jc w:val="start"/>
        <w:rPr>
          <w:ins w:id="220" w:author="Orlando Personal" w:date="2023-03-30T16:31:00Z"/>
        </w:rPr>
      </w:pPr>
      <w:r>
        <w:t>T</w:t>
      </w:r>
      <w:r w:rsidRPr="00DE1B22">
        <w:t xml:space="preserve">he attack will keep trying the attack after every 5000 IVs captured until the key is found </w:t>
      </w:r>
    </w:p>
    <w:p w14:paraId="1AC956A3" w14:textId="77777777" w:rsidR="00600612" w:rsidRDefault="00600612" w:rsidP="00DE1B22">
      <w:pPr>
        <w:pStyle w:val="ListParagraph"/>
        <w:jc w:val="start"/>
      </w:pPr>
    </w:p>
    <w:p w14:paraId="7902764A" w14:textId="2BBC589F" w:rsidR="00DE1B22" w:rsidRDefault="00DE1B22" w:rsidP="00DE1B22">
      <w:pPr>
        <w:pStyle w:val="ListParagraph"/>
        <w:jc w:val="start"/>
      </w:pPr>
      <w:r w:rsidRPr="00DE1B22">
        <w:rPr>
          <w:noProof/>
        </w:rPr>
        <w:drawing>
          <wp:inline distT="0" distB="0" distL="0" distR="0" wp14:anchorId="73A09257" wp14:editId="602D8B5A">
            <wp:extent cx="6426200" cy="1603375"/>
            <wp:effectExtent l="0" t="0" r="0" b="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4"/>
                    <a:stretch>
                      <a:fillRect/>
                    </a:stretch>
                  </pic:blipFill>
                  <pic:spPr>
                    <a:xfrm>
                      <a:off x="0" y="0"/>
                      <a:ext cx="6426200" cy="1603375"/>
                    </a:xfrm>
                    <a:prstGeom prst="rect">
                      <a:avLst/>
                    </a:prstGeom>
                  </pic:spPr>
                </pic:pic>
              </a:graphicData>
            </a:graphic>
          </wp:inline>
        </w:drawing>
      </w:r>
    </w:p>
    <w:p w14:paraId="7F66F6B2" w14:textId="77777777" w:rsidR="00600612" w:rsidRDefault="00600612" w:rsidP="00DE1B22">
      <w:pPr>
        <w:pStyle w:val="ListParagraph"/>
        <w:jc w:val="start"/>
        <w:rPr>
          <w:ins w:id="221" w:author="Orlando Personal" w:date="2023-03-30T16:31:00Z"/>
        </w:rPr>
      </w:pPr>
    </w:p>
    <w:p w14:paraId="382AA206" w14:textId="2C34C499" w:rsidR="00DE1B22" w:rsidRPr="00DE1B22" w:rsidRDefault="00DE1B22" w:rsidP="00DE1B22">
      <w:pPr>
        <w:pStyle w:val="ListParagraph"/>
        <w:jc w:val="start"/>
      </w:pPr>
      <w:r>
        <w:t>A</w:t>
      </w:r>
      <w:r w:rsidRPr="00DE1B22">
        <w:t>s can be seen the key is found in hex and in ASCII which can be used to connect to the wireless network.</w:t>
      </w:r>
    </w:p>
    <w:p w14:paraId="11CBDF9C" w14:textId="77777777" w:rsidR="00DE1B22" w:rsidRDefault="00DE1B22" w:rsidP="00DE1B22">
      <w:pPr>
        <w:pStyle w:val="ListParagraph"/>
        <w:jc w:val="start"/>
      </w:pPr>
    </w:p>
    <w:p w14:paraId="3D913D7F" w14:textId="09208AE1" w:rsidR="00CF4531" w:rsidRDefault="00CF4531" w:rsidP="001C47F9">
      <w:pPr>
        <w:jc w:val="start"/>
      </w:pPr>
    </w:p>
    <w:sectPr w:rsidR="00CF4531"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2BCEE00" w14:textId="77777777" w:rsidR="00051434" w:rsidRDefault="00051434" w:rsidP="001A3B3D">
      <w:r>
        <w:separator/>
      </w:r>
    </w:p>
  </w:endnote>
  <w:endnote w:type="continuationSeparator" w:id="0">
    <w:p w14:paraId="14BFC5FB" w14:textId="77777777" w:rsidR="00051434" w:rsidRDefault="0005143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altName w:val="Calibri"/>
    <w:panose1 w:val="020F0502020204030204"/>
    <w:charset w:characterSet="iso-8859-1"/>
    <w:family w:val="swiss"/>
    <w:pitch w:val="variable"/>
    <w:sig w:usb0="E0002EFF" w:usb1="C000247B" w:usb2="00000009" w:usb3="00000000" w:csb0="000001FF" w:csb1="00000000"/>
  </w:font>
  <w:font w:name="Calibri Light">
    <w:altName w:val="Calibri"/>
    <w:panose1 w:val="020F0302020204030204"/>
    <w:charset w:characterSet="iso-8859-1"/>
    <w:family w:val="swiss"/>
    <w:pitch w:val="variable"/>
    <w:sig w:usb0="E0002A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1EDC65D" w14:textId="7019F225" w:rsidR="001A3B3D" w:rsidRPr="006F6D3D" w:rsidRDefault="000F563C" w:rsidP="0056610F">
    <w:pPr>
      <w:pStyle w:val="Footer"/>
      <w:jc w:val="start"/>
      <w:rPr>
        <w:sz w:val="16"/>
        <w:szCs w:val="16"/>
      </w:rPr>
    </w:pPr>
    <w:r>
      <w:rPr>
        <w:sz w:val="16"/>
        <w:szCs w:val="16"/>
      </w:rPr>
      <w:t xml:space="preserve">INSE 6120: </w:t>
    </w:r>
    <w:r w:rsidRPr="000F563C">
      <w:rPr>
        <w:sz w:val="16"/>
        <w:szCs w:val="16"/>
      </w:rPr>
      <w:t>Cryptographic Protocols and Network Security</w:t>
    </w:r>
    <w:r w:rsidR="001A3B3D" w:rsidRPr="006F6D3D">
      <w:rPr>
        <w:sz w:val="16"/>
        <w:szCs w:val="16"/>
      </w:rPr>
      <w:t xml:space="preserve"> ©20</w:t>
    </w:r>
    <w:r>
      <w:rPr>
        <w:sz w:val="16"/>
        <w:szCs w:val="16"/>
      </w:rPr>
      <w:t>23</w:t>
    </w:r>
    <w:r w:rsidR="001A3B3D" w:rsidRPr="006F6D3D">
      <w:rPr>
        <w:sz w:val="16"/>
        <w:szCs w:val="16"/>
      </w:rPr>
      <w:t xml:space="preserve"> </w:t>
    </w:r>
    <w:r>
      <w:rPr>
        <w:sz w:val="16"/>
        <w:szCs w:val="16"/>
      </w:rPr>
      <w:t>CONCORDIA</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013E2D2" w14:textId="77777777" w:rsidR="00051434" w:rsidRDefault="00051434" w:rsidP="001A3B3D">
      <w:r>
        <w:separator/>
      </w:r>
    </w:p>
  </w:footnote>
  <w:footnote w:type="continuationSeparator" w:id="0">
    <w:p w14:paraId="18CB4B4D" w14:textId="77777777" w:rsidR="00051434" w:rsidRDefault="00051434"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4B423F6"/>
    <w:multiLevelType w:val="hybridMultilevel"/>
    <w:tmpl w:val="905A44EC"/>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08763772"/>
    <w:multiLevelType w:val="hybridMultilevel"/>
    <w:tmpl w:val="BA68CE6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3" w15:restartNumberingAfterBreak="0">
    <w:nsid w:val="0E2854A2"/>
    <w:multiLevelType w:val="hybridMultilevel"/>
    <w:tmpl w:val="18FE32FE"/>
    <w:lvl w:ilvl="0" w:tplc="04090001">
      <w:start w:val="1"/>
      <w:numFmt w:val="bullet"/>
      <w:lvlText w:val=""/>
      <w:lvlJc w:val="start"/>
      <w:pPr>
        <w:ind w:start="32.40pt" w:hanging="18pt"/>
      </w:pPr>
      <w:rPr>
        <w:rFonts w:ascii="Symbol" w:hAnsi="Symbol"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1E2D5D9A"/>
    <w:multiLevelType w:val="hybridMultilevel"/>
    <w:tmpl w:val="41F4BE1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6"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23B6F47"/>
    <w:multiLevelType w:val="hybridMultilevel"/>
    <w:tmpl w:val="162C1C76"/>
    <w:lvl w:ilvl="0" w:tplc="A2A048B0">
      <w:start w:val="1"/>
      <w:numFmt w:val="decimal"/>
      <w:lvlText w:val="%1-"/>
      <w:lvlJc w:val="start"/>
      <w:pPr>
        <w:ind w:start="28.80pt" w:hanging="18pt"/>
      </w:pPr>
      <w:rPr>
        <w:rFonts w:hint="default"/>
      </w:rPr>
    </w:lvl>
    <w:lvl w:ilvl="1" w:tplc="04090019" w:tentative="1">
      <w:start w:val="1"/>
      <w:numFmt w:val="lowerLetter"/>
      <w:lvlText w:val="%2."/>
      <w:lvlJc w:val="start"/>
      <w:pPr>
        <w:ind w:start="64.80pt" w:hanging="18pt"/>
      </w:pPr>
    </w:lvl>
    <w:lvl w:ilvl="2" w:tplc="0409001B" w:tentative="1">
      <w:start w:val="1"/>
      <w:numFmt w:val="lowerRoman"/>
      <w:lvlText w:val="%3."/>
      <w:lvlJc w:val="end"/>
      <w:pPr>
        <w:ind w:start="100.80pt" w:hanging="9pt"/>
      </w:pPr>
    </w:lvl>
    <w:lvl w:ilvl="3" w:tplc="0409000F" w:tentative="1">
      <w:start w:val="1"/>
      <w:numFmt w:val="decimal"/>
      <w:lvlText w:val="%4."/>
      <w:lvlJc w:val="start"/>
      <w:pPr>
        <w:ind w:start="136.80pt" w:hanging="18pt"/>
      </w:pPr>
    </w:lvl>
    <w:lvl w:ilvl="4" w:tplc="04090019" w:tentative="1">
      <w:start w:val="1"/>
      <w:numFmt w:val="lowerLetter"/>
      <w:lvlText w:val="%5."/>
      <w:lvlJc w:val="start"/>
      <w:pPr>
        <w:ind w:start="172.80pt" w:hanging="18pt"/>
      </w:pPr>
    </w:lvl>
    <w:lvl w:ilvl="5" w:tplc="0409001B" w:tentative="1">
      <w:start w:val="1"/>
      <w:numFmt w:val="lowerRoman"/>
      <w:lvlText w:val="%6."/>
      <w:lvlJc w:val="end"/>
      <w:pPr>
        <w:ind w:start="208.80pt" w:hanging="9pt"/>
      </w:pPr>
    </w:lvl>
    <w:lvl w:ilvl="6" w:tplc="0409000F" w:tentative="1">
      <w:start w:val="1"/>
      <w:numFmt w:val="decimal"/>
      <w:lvlText w:val="%7."/>
      <w:lvlJc w:val="start"/>
      <w:pPr>
        <w:ind w:start="244.80pt" w:hanging="18pt"/>
      </w:pPr>
    </w:lvl>
    <w:lvl w:ilvl="7" w:tplc="04090019" w:tentative="1">
      <w:start w:val="1"/>
      <w:numFmt w:val="lowerLetter"/>
      <w:lvlText w:val="%8."/>
      <w:lvlJc w:val="start"/>
      <w:pPr>
        <w:ind w:start="280.80pt" w:hanging="18pt"/>
      </w:pPr>
    </w:lvl>
    <w:lvl w:ilvl="8" w:tplc="0409001B" w:tentative="1">
      <w:start w:val="1"/>
      <w:numFmt w:val="lowerRoman"/>
      <w:lvlText w:val="%9."/>
      <w:lvlJc w:val="end"/>
      <w:pPr>
        <w:ind w:start="316.80pt" w:hanging="9pt"/>
      </w:pPr>
    </w:lvl>
  </w:abstractNum>
  <w:abstractNum w:abstractNumId="18" w15:restartNumberingAfterBreak="0">
    <w:nsid w:val="24463DB7"/>
    <w:multiLevelType w:val="hybridMultilevel"/>
    <w:tmpl w:val="87FEA944"/>
    <w:lvl w:ilvl="0" w:tplc="04090001">
      <w:start w:val="1"/>
      <w:numFmt w:val="bullet"/>
      <w:lvlText w:val=""/>
      <w:lvlJc w:val="start"/>
      <w:pPr>
        <w:ind w:start="32.20pt" w:hanging="18pt"/>
      </w:pPr>
      <w:rPr>
        <w:rFonts w:ascii="Symbol" w:hAnsi="Symbol" w:hint="default"/>
      </w:rPr>
    </w:lvl>
    <w:lvl w:ilvl="1" w:tplc="04090003" w:tentative="1">
      <w:start w:val="1"/>
      <w:numFmt w:val="bullet"/>
      <w:lvlText w:val="o"/>
      <w:lvlJc w:val="start"/>
      <w:pPr>
        <w:ind w:start="68.20pt" w:hanging="18pt"/>
      </w:pPr>
      <w:rPr>
        <w:rFonts w:ascii="Courier New" w:hAnsi="Courier New" w:cs="Courier New" w:hint="default"/>
      </w:rPr>
    </w:lvl>
    <w:lvl w:ilvl="2" w:tplc="04090005" w:tentative="1">
      <w:start w:val="1"/>
      <w:numFmt w:val="bullet"/>
      <w:lvlText w:val=""/>
      <w:lvlJc w:val="start"/>
      <w:pPr>
        <w:ind w:start="104.20pt" w:hanging="18pt"/>
      </w:pPr>
      <w:rPr>
        <w:rFonts w:ascii="Wingdings" w:hAnsi="Wingdings" w:hint="default"/>
      </w:rPr>
    </w:lvl>
    <w:lvl w:ilvl="3" w:tplc="04090001" w:tentative="1">
      <w:start w:val="1"/>
      <w:numFmt w:val="bullet"/>
      <w:lvlText w:val=""/>
      <w:lvlJc w:val="start"/>
      <w:pPr>
        <w:ind w:start="140.20pt" w:hanging="18pt"/>
      </w:pPr>
      <w:rPr>
        <w:rFonts w:ascii="Symbol" w:hAnsi="Symbol" w:hint="default"/>
      </w:rPr>
    </w:lvl>
    <w:lvl w:ilvl="4" w:tplc="04090003" w:tentative="1">
      <w:start w:val="1"/>
      <w:numFmt w:val="bullet"/>
      <w:lvlText w:val="o"/>
      <w:lvlJc w:val="start"/>
      <w:pPr>
        <w:ind w:start="176.20pt" w:hanging="18pt"/>
      </w:pPr>
      <w:rPr>
        <w:rFonts w:ascii="Courier New" w:hAnsi="Courier New" w:cs="Courier New" w:hint="default"/>
      </w:rPr>
    </w:lvl>
    <w:lvl w:ilvl="5" w:tplc="04090005" w:tentative="1">
      <w:start w:val="1"/>
      <w:numFmt w:val="bullet"/>
      <w:lvlText w:val=""/>
      <w:lvlJc w:val="start"/>
      <w:pPr>
        <w:ind w:start="212.20pt" w:hanging="18pt"/>
      </w:pPr>
      <w:rPr>
        <w:rFonts w:ascii="Wingdings" w:hAnsi="Wingdings" w:hint="default"/>
      </w:rPr>
    </w:lvl>
    <w:lvl w:ilvl="6" w:tplc="04090001" w:tentative="1">
      <w:start w:val="1"/>
      <w:numFmt w:val="bullet"/>
      <w:lvlText w:val=""/>
      <w:lvlJc w:val="start"/>
      <w:pPr>
        <w:ind w:start="248.20pt" w:hanging="18pt"/>
      </w:pPr>
      <w:rPr>
        <w:rFonts w:ascii="Symbol" w:hAnsi="Symbol" w:hint="default"/>
      </w:rPr>
    </w:lvl>
    <w:lvl w:ilvl="7" w:tplc="04090003" w:tentative="1">
      <w:start w:val="1"/>
      <w:numFmt w:val="bullet"/>
      <w:lvlText w:val="o"/>
      <w:lvlJc w:val="start"/>
      <w:pPr>
        <w:ind w:start="284.20pt" w:hanging="18pt"/>
      </w:pPr>
      <w:rPr>
        <w:rFonts w:ascii="Courier New" w:hAnsi="Courier New" w:cs="Courier New" w:hint="default"/>
      </w:rPr>
    </w:lvl>
    <w:lvl w:ilvl="8" w:tplc="04090005" w:tentative="1">
      <w:start w:val="1"/>
      <w:numFmt w:val="bullet"/>
      <w:lvlText w:val=""/>
      <w:lvlJc w:val="start"/>
      <w:pPr>
        <w:ind w:start="320.20pt" w:hanging="18pt"/>
      </w:pPr>
      <w:rPr>
        <w:rFonts w:ascii="Wingdings" w:hAnsi="Wingdings" w:hint="default"/>
      </w:rPr>
    </w:lvl>
  </w:abstractNum>
  <w:abstractNum w:abstractNumId="19"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27F46E79"/>
    <w:multiLevelType w:val="hybridMultilevel"/>
    <w:tmpl w:val="D0DAC5AE"/>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21" w15:restartNumberingAfterBreak="0">
    <w:nsid w:val="288C3DC2"/>
    <w:multiLevelType w:val="hybridMultilevel"/>
    <w:tmpl w:val="6B0E5190"/>
    <w:lvl w:ilvl="0" w:tplc="152EFB7C">
      <w:start w:val="1"/>
      <w:numFmt w:val="decimal"/>
      <w:lvlText w:val="(%1)"/>
      <w:lvlJc w:val="start"/>
      <w:pPr>
        <w:ind w:start="35.40pt" w:hanging="18pt"/>
      </w:pPr>
      <w:rPr>
        <w:rFonts w:hint="default"/>
      </w:rPr>
    </w:lvl>
    <w:lvl w:ilvl="1" w:tplc="04090019" w:tentative="1">
      <w:start w:val="1"/>
      <w:numFmt w:val="lowerLetter"/>
      <w:lvlText w:val="%2."/>
      <w:lvlJc w:val="start"/>
      <w:pPr>
        <w:ind w:start="71.40pt" w:hanging="18pt"/>
      </w:pPr>
    </w:lvl>
    <w:lvl w:ilvl="2" w:tplc="0409001B" w:tentative="1">
      <w:start w:val="1"/>
      <w:numFmt w:val="lowerRoman"/>
      <w:lvlText w:val="%3."/>
      <w:lvlJc w:val="end"/>
      <w:pPr>
        <w:ind w:start="107.40pt" w:hanging="9pt"/>
      </w:pPr>
    </w:lvl>
    <w:lvl w:ilvl="3" w:tplc="0409000F" w:tentative="1">
      <w:start w:val="1"/>
      <w:numFmt w:val="decimal"/>
      <w:lvlText w:val="%4."/>
      <w:lvlJc w:val="start"/>
      <w:pPr>
        <w:ind w:start="143.40pt" w:hanging="18pt"/>
      </w:pPr>
    </w:lvl>
    <w:lvl w:ilvl="4" w:tplc="04090019" w:tentative="1">
      <w:start w:val="1"/>
      <w:numFmt w:val="lowerLetter"/>
      <w:lvlText w:val="%5."/>
      <w:lvlJc w:val="start"/>
      <w:pPr>
        <w:ind w:start="179.40pt" w:hanging="18pt"/>
      </w:pPr>
    </w:lvl>
    <w:lvl w:ilvl="5" w:tplc="0409001B" w:tentative="1">
      <w:start w:val="1"/>
      <w:numFmt w:val="lowerRoman"/>
      <w:lvlText w:val="%6."/>
      <w:lvlJc w:val="end"/>
      <w:pPr>
        <w:ind w:start="215.40pt" w:hanging="9pt"/>
      </w:pPr>
    </w:lvl>
    <w:lvl w:ilvl="6" w:tplc="0409000F" w:tentative="1">
      <w:start w:val="1"/>
      <w:numFmt w:val="decimal"/>
      <w:lvlText w:val="%7."/>
      <w:lvlJc w:val="start"/>
      <w:pPr>
        <w:ind w:start="251.40pt" w:hanging="18pt"/>
      </w:pPr>
    </w:lvl>
    <w:lvl w:ilvl="7" w:tplc="04090019" w:tentative="1">
      <w:start w:val="1"/>
      <w:numFmt w:val="lowerLetter"/>
      <w:lvlText w:val="%8."/>
      <w:lvlJc w:val="start"/>
      <w:pPr>
        <w:ind w:start="287.40pt" w:hanging="18pt"/>
      </w:pPr>
    </w:lvl>
    <w:lvl w:ilvl="8" w:tplc="0409001B" w:tentative="1">
      <w:start w:val="1"/>
      <w:numFmt w:val="lowerRoman"/>
      <w:lvlText w:val="%9."/>
      <w:lvlJc w:val="end"/>
      <w:pPr>
        <w:ind w:start="323.40pt" w:hanging="9pt"/>
      </w:pPr>
    </w:lvl>
  </w:abstractNum>
  <w:abstractNum w:abstractNumId="22" w15:restartNumberingAfterBreak="0">
    <w:nsid w:val="2E775507"/>
    <w:multiLevelType w:val="hybridMultilevel"/>
    <w:tmpl w:val="411A0B60"/>
    <w:lvl w:ilvl="0" w:tplc="B472F46A">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36550A05"/>
    <w:multiLevelType w:val="hybridMultilevel"/>
    <w:tmpl w:val="0050537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5" w15:restartNumberingAfterBreak="0">
    <w:nsid w:val="37D472EA"/>
    <w:multiLevelType w:val="hybridMultilevel"/>
    <w:tmpl w:val="C8947602"/>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7" w15:restartNumberingAfterBreak="0">
    <w:nsid w:val="3AB27C4C"/>
    <w:multiLevelType w:val="hybridMultilevel"/>
    <w:tmpl w:val="92204A8A"/>
    <w:lvl w:ilvl="0" w:tplc="04090001">
      <w:start w:val="1"/>
      <w:numFmt w:val="bullet"/>
      <w:lvlText w:val=""/>
      <w:lvlJc w:val="start"/>
      <w:pPr>
        <w:ind w:start="32.20pt" w:hanging="18pt"/>
      </w:pPr>
      <w:rPr>
        <w:rFonts w:ascii="Symbol" w:hAnsi="Symbol" w:hint="default"/>
      </w:rPr>
    </w:lvl>
    <w:lvl w:ilvl="1" w:tplc="04090003" w:tentative="1">
      <w:start w:val="1"/>
      <w:numFmt w:val="bullet"/>
      <w:lvlText w:val="o"/>
      <w:lvlJc w:val="start"/>
      <w:pPr>
        <w:ind w:start="68.20pt" w:hanging="18pt"/>
      </w:pPr>
      <w:rPr>
        <w:rFonts w:ascii="Courier New" w:hAnsi="Courier New" w:cs="Courier New" w:hint="default"/>
      </w:rPr>
    </w:lvl>
    <w:lvl w:ilvl="2" w:tplc="04090005" w:tentative="1">
      <w:start w:val="1"/>
      <w:numFmt w:val="bullet"/>
      <w:lvlText w:val=""/>
      <w:lvlJc w:val="start"/>
      <w:pPr>
        <w:ind w:start="104.20pt" w:hanging="18pt"/>
      </w:pPr>
      <w:rPr>
        <w:rFonts w:ascii="Wingdings" w:hAnsi="Wingdings" w:hint="default"/>
      </w:rPr>
    </w:lvl>
    <w:lvl w:ilvl="3" w:tplc="04090001" w:tentative="1">
      <w:start w:val="1"/>
      <w:numFmt w:val="bullet"/>
      <w:lvlText w:val=""/>
      <w:lvlJc w:val="start"/>
      <w:pPr>
        <w:ind w:start="140.20pt" w:hanging="18pt"/>
      </w:pPr>
      <w:rPr>
        <w:rFonts w:ascii="Symbol" w:hAnsi="Symbol" w:hint="default"/>
      </w:rPr>
    </w:lvl>
    <w:lvl w:ilvl="4" w:tplc="04090003" w:tentative="1">
      <w:start w:val="1"/>
      <w:numFmt w:val="bullet"/>
      <w:lvlText w:val="o"/>
      <w:lvlJc w:val="start"/>
      <w:pPr>
        <w:ind w:start="176.20pt" w:hanging="18pt"/>
      </w:pPr>
      <w:rPr>
        <w:rFonts w:ascii="Courier New" w:hAnsi="Courier New" w:cs="Courier New" w:hint="default"/>
      </w:rPr>
    </w:lvl>
    <w:lvl w:ilvl="5" w:tplc="04090005" w:tentative="1">
      <w:start w:val="1"/>
      <w:numFmt w:val="bullet"/>
      <w:lvlText w:val=""/>
      <w:lvlJc w:val="start"/>
      <w:pPr>
        <w:ind w:start="212.20pt" w:hanging="18pt"/>
      </w:pPr>
      <w:rPr>
        <w:rFonts w:ascii="Wingdings" w:hAnsi="Wingdings" w:hint="default"/>
      </w:rPr>
    </w:lvl>
    <w:lvl w:ilvl="6" w:tplc="04090001" w:tentative="1">
      <w:start w:val="1"/>
      <w:numFmt w:val="bullet"/>
      <w:lvlText w:val=""/>
      <w:lvlJc w:val="start"/>
      <w:pPr>
        <w:ind w:start="248.20pt" w:hanging="18pt"/>
      </w:pPr>
      <w:rPr>
        <w:rFonts w:ascii="Symbol" w:hAnsi="Symbol" w:hint="default"/>
      </w:rPr>
    </w:lvl>
    <w:lvl w:ilvl="7" w:tplc="04090003" w:tentative="1">
      <w:start w:val="1"/>
      <w:numFmt w:val="bullet"/>
      <w:lvlText w:val="o"/>
      <w:lvlJc w:val="start"/>
      <w:pPr>
        <w:ind w:start="284.20pt" w:hanging="18pt"/>
      </w:pPr>
      <w:rPr>
        <w:rFonts w:ascii="Courier New" w:hAnsi="Courier New" w:cs="Courier New" w:hint="default"/>
      </w:rPr>
    </w:lvl>
    <w:lvl w:ilvl="8" w:tplc="04090005" w:tentative="1">
      <w:start w:val="1"/>
      <w:numFmt w:val="bullet"/>
      <w:lvlText w:val=""/>
      <w:lvlJc w:val="start"/>
      <w:pPr>
        <w:ind w:start="320.20pt" w:hanging="18pt"/>
      </w:pPr>
      <w:rPr>
        <w:rFonts w:ascii="Wingdings" w:hAnsi="Wingdings" w:hint="default"/>
      </w:rPr>
    </w:lvl>
  </w:abstractNum>
  <w:abstractNum w:abstractNumId="28" w15:restartNumberingAfterBreak="0">
    <w:nsid w:val="3FB83400"/>
    <w:multiLevelType w:val="hybridMultilevel"/>
    <w:tmpl w:val="4238AC4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9" w15:restartNumberingAfterBreak="0">
    <w:nsid w:val="40DF5A9B"/>
    <w:multiLevelType w:val="hybridMultilevel"/>
    <w:tmpl w:val="88FA5FF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31" w15:restartNumberingAfterBreak="0">
    <w:nsid w:val="47026B85"/>
    <w:multiLevelType w:val="hybridMultilevel"/>
    <w:tmpl w:val="A8AC7FE4"/>
    <w:lvl w:ilvl="0" w:tplc="A32ECE30">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3" w15:restartNumberingAfterBreak="0">
    <w:nsid w:val="4BF6725F"/>
    <w:multiLevelType w:val="hybridMultilevel"/>
    <w:tmpl w:val="09FA3D5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4" w15:restartNumberingAfterBreak="0">
    <w:nsid w:val="5138163F"/>
    <w:multiLevelType w:val="hybridMultilevel"/>
    <w:tmpl w:val="61E6146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6" w15:restartNumberingAfterBreak="0">
    <w:nsid w:val="5F4221C6"/>
    <w:multiLevelType w:val="hybridMultilevel"/>
    <w:tmpl w:val="B3D8154C"/>
    <w:lvl w:ilvl="0" w:tplc="04090001">
      <w:start w:val="1"/>
      <w:numFmt w:val="bullet"/>
      <w:lvlText w:val=""/>
      <w:lvlJc w:val="start"/>
      <w:pPr>
        <w:ind w:start="21.80pt" w:hanging="18pt"/>
      </w:pPr>
      <w:rPr>
        <w:rFonts w:ascii="Symbol" w:hAnsi="Symbol" w:hint="default"/>
      </w:rPr>
    </w:lvl>
    <w:lvl w:ilvl="1" w:tplc="04090003" w:tentative="1">
      <w:start w:val="1"/>
      <w:numFmt w:val="bullet"/>
      <w:lvlText w:val="o"/>
      <w:lvlJc w:val="start"/>
      <w:pPr>
        <w:ind w:start="57.80pt" w:hanging="18pt"/>
      </w:pPr>
      <w:rPr>
        <w:rFonts w:ascii="Courier New" w:hAnsi="Courier New" w:cs="Courier New" w:hint="default"/>
      </w:rPr>
    </w:lvl>
    <w:lvl w:ilvl="2" w:tplc="04090005" w:tentative="1">
      <w:start w:val="1"/>
      <w:numFmt w:val="bullet"/>
      <w:lvlText w:val=""/>
      <w:lvlJc w:val="start"/>
      <w:pPr>
        <w:ind w:start="93.80pt" w:hanging="18pt"/>
      </w:pPr>
      <w:rPr>
        <w:rFonts w:ascii="Wingdings" w:hAnsi="Wingdings" w:hint="default"/>
      </w:rPr>
    </w:lvl>
    <w:lvl w:ilvl="3" w:tplc="04090001" w:tentative="1">
      <w:start w:val="1"/>
      <w:numFmt w:val="bullet"/>
      <w:lvlText w:val=""/>
      <w:lvlJc w:val="start"/>
      <w:pPr>
        <w:ind w:start="129.80pt" w:hanging="18pt"/>
      </w:pPr>
      <w:rPr>
        <w:rFonts w:ascii="Symbol" w:hAnsi="Symbol" w:hint="default"/>
      </w:rPr>
    </w:lvl>
    <w:lvl w:ilvl="4" w:tplc="04090003" w:tentative="1">
      <w:start w:val="1"/>
      <w:numFmt w:val="bullet"/>
      <w:lvlText w:val="o"/>
      <w:lvlJc w:val="start"/>
      <w:pPr>
        <w:ind w:start="165.80pt" w:hanging="18pt"/>
      </w:pPr>
      <w:rPr>
        <w:rFonts w:ascii="Courier New" w:hAnsi="Courier New" w:cs="Courier New" w:hint="default"/>
      </w:rPr>
    </w:lvl>
    <w:lvl w:ilvl="5" w:tplc="04090005" w:tentative="1">
      <w:start w:val="1"/>
      <w:numFmt w:val="bullet"/>
      <w:lvlText w:val=""/>
      <w:lvlJc w:val="start"/>
      <w:pPr>
        <w:ind w:start="201.80pt" w:hanging="18pt"/>
      </w:pPr>
      <w:rPr>
        <w:rFonts w:ascii="Wingdings" w:hAnsi="Wingdings" w:hint="default"/>
      </w:rPr>
    </w:lvl>
    <w:lvl w:ilvl="6" w:tplc="04090001" w:tentative="1">
      <w:start w:val="1"/>
      <w:numFmt w:val="bullet"/>
      <w:lvlText w:val=""/>
      <w:lvlJc w:val="start"/>
      <w:pPr>
        <w:ind w:start="237.80pt" w:hanging="18pt"/>
      </w:pPr>
      <w:rPr>
        <w:rFonts w:ascii="Symbol" w:hAnsi="Symbol" w:hint="default"/>
      </w:rPr>
    </w:lvl>
    <w:lvl w:ilvl="7" w:tplc="04090003" w:tentative="1">
      <w:start w:val="1"/>
      <w:numFmt w:val="bullet"/>
      <w:lvlText w:val="o"/>
      <w:lvlJc w:val="start"/>
      <w:pPr>
        <w:ind w:start="273.80pt" w:hanging="18pt"/>
      </w:pPr>
      <w:rPr>
        <w:rFonts w:ascii="Courier New" w:hAnsi="Courier New" w:cs="Courier New" w:hint="default"/>
      </w:rPr>
    </w:lvl>
    <w:lvl w:ilvl="8" w:tplc="04090005" w:tentative="1">
      <w:start w:val="1"/>
      <w:numFmt w:val="bullet"/>
      <w:lvlText w:val=""/>
      <w:lvlJc w:val="start"/>
      <w:pPr>
        <w:ind w:start="309.80pt" w:hanging="18pt"/>
      </w:pPr>
      <w:rPr>
        <w:rFonts w:ascii="Wingdings" w:hAnsi="Wingdings" w:hint="default"/>
      </w:rPr>
    </w:lvl>
  </w:abstractNum>
  <w:abstractNum w:abstractNumId="37" w15:restartNumberingAfterBreak="0">
    <w:nsid w:val="670C73B0"/>
    <w:multiLevelType w:val="hybridMultilevel"/>
    <w:tmpl w:val="ED80D2BE"/>
    <w:lvl w:ilvl="0" w:tplc="04090001">
      <w:start w:val="1"/>
      <w:numFmt w:val="bullet"/>
      <w:lvlText w:val=""/>
      <w:lvlJc w:val="start"/>
      <w:pPr>
        <w:ind w:start="32.20pt" w:hanging="18pt"/>
      </w:pPr>
      <w:rPr>
        <w:rFonts w:ascii="Symbol" w:hAnsi="Symbol" w:hint="default"/>
      </w:rPr>
    </w:lvl>
    <w:lvl w:ilvl="1" w:tplc="04090003" w:tentative="1">
      <w:start w:val="1"/>
      <w:numFmt w:val="bullet"/>
      <w:lvlText w:val="o"/>
      <w:lvlJc w:val="start"/>
      <w:pPr>
        <w:ind w:start="68.20pt" w:hanging="18pt"/>
      </w:pPr>
      <w:rPr>
        <w:rFonts w:ascii="Courier New" w:hAnsi="Courier New" w:cs="Courier New" w:hint="default"/>
      </w:rPr>
    </w:lvl>
    <w:lvl w:ilvl="2" w:tplc="04090005" w:tentative="1">
      <w:start w:val="1"/>
      <w:numFmt w:val="bullet"/>
      <w:lvlText w:val=""/>
      <w:lvlJc w:val="start"/>
      <w:pPr>
        <w:ind w:start="104.20pt" w:hanging="18pt"/>
      </w:pPr>
      <w:rPr>
        <w:rFonts w:ascii="Wingdings" w:hAnsi="Wingdings" w:hint="default"/>
      </w:rPr>
    </w:lvl>
    <w:lvl w:ilvl="3" w:tplc="04090001" w:tentative="1">
      <w:start w:val="1"/>
      <w:numFmt w:val="bullet"/>
      <w:lvlText w:val=""/>
      <w:lvlJc w:val="start"/>
      <w:pPr>
        <w:ind w:start="140.20pt" w:hanging="18pt"/>
      </w:pPr>
      <w:rPr>
        <w:rFonts w:ascii="Symbol" w:hAnsi="Symbol" w:hint="default"/>
      </w:rPr>
    </w:lvl>
    <w:lvl w:ilvl="4" w:tplc="04090003" w:tentative="1">
      <w:start w:val="1"/>
      <w:numFmt w:val="bullet"/>
      <w:lvlText w:val="o"/>
      <w:lvlJc w:val="start"/>
      <w:pPr>
        <w:ind w:start="176.20pt" w:hanging="18pt"/>
      </w:pPr>
      <w:rPr>
        <w:rFonts w:ascii="Courier New" w:hAnsi="Courier New" w:cs="Courier New" w:hint="default"/>
      </w:rPr>
    </w:lvl>
    <w:lvl w:ilvl="5" w:tplc="04090005" w:tentative="1">
      <w:start w:val="1"/>
      <w:numFmt w:val="bullet"/>
      <w:lvlText w:val=""/>
      <w:lvlJc w:val="start"/>
      <w:pPr>
        <w:ind w:start="212.20pt" w:hanging="18pt"/>
      </w:pPr>
      <w:rPr>
        <w:rFonts w:ascii="Wingdings" w:hAnsi="Wingdings" w:hint="default"/>
      </w:rPr>
    </w:lvl>
    <w:lvl w:ilvl="6" w:tplc="04090001" w:tentative="1">
      <w:start w:val="1"/>
      <w:numFmt w:val="bullet"/>
      <w:lvlText w:val=""/>
      <w:lvlJc w:val="start"/>
      <w:pPr>
        <w:ind w:start="248.20pt" w:hanging="18pt"/>
      </w:pPr>
      <w:rPr>
        <w:rFonts w:ascii="Symbol" w:hAnsi="Symbol" w:hint="default"/>
      </w:rPr>
    </w:lvl>
    <w:lvl w:ilvl="7" w:tplc="04090003" w:tentative="1">
      <w:start w:val="1"/>
      <w:numFmt w:val="bullet"/>
      <w:lvlText w:val="o"/>
      <w:lvlJc w:val="start"/>
      <w:pPr>
        <w:ind w:start="284.20pt" w:hanging="18pt"/>
      </w:pPr>
      <w:rPr>
        <w:rFonts w:ascii="Courier New" w:hAnsi="Courier New" w:cs="Courier New" w:hint="default"/>
      </w:rPr>
    </w:lvl>
    <w:lvl w:ilvl="8" w:tplc="04090005" w:tentative="1">
      <w:start w:val="1"/>
      <w:numFmt w:val="bullet"/>
      <w:lvlText w:val=""/>
      <w:lvlJc w:val="start"/>
      <w:pPr>
        <w:ind w:start="320.20pt" w:hanging="18pt"/>
      </w:pPr>
      <w:rPr>
        <w:rFonts w:ascii="Wingdings" w:hAnsi="Wingdings" w:hint="default"/>
      </w:rPr>
    </w:lvl>
  </w:abstractNum>
  <w:abstractNum w:abstractNumId="3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40" w15:restartNumberingAfterBreak="0">
    <w:nsid w:val="767409DB"/>
    <w:multiLevelType w:val="hybridMultilevel"/>
    <w:tmpl w:val="CF94E7F0"/>
    <w:lvl w:ilvl="0" w:tplc="ED0EF92C">
      <w:start w:val="1"/>
      <w:numFmt w:val="decimal"/>
      <w:lvlText w:val="%1-"/>
      <w:lvlJc w:val="start"/>
      <w:pPr>
        <w:ind w:start="36pt" w:hanging="18pt"/>
      </w:pPr>
      <w:rPr>
        <w:rFonts w:hint="default"/>
        <w:u w:val="singl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16cid:durableId="251547307">
    <w:abstractNumId w:val="24"/>
  </w:num>
  <w:num w:numId="2" w16cid:durableId="1991052063">
    <w:abstractNumId w:val="38"/>
  </w:num>
  <w:num w:numId="3" w16cid:durableId="656154975">
    <w:abstractNumId w:val="19"/>
  </w:num>
  <w:num w:numId="4" w16cid:durableId="103693183">
    <w:abstractNumId w:val="30"/>
  </w:num>
  <w:num w:numId="5" w16cid:durableId="572548570">
    <w:abstractNumId w:val="30"/>
  </w:num>
  <w:num w:numId="6" w16cid:durableId="1552959388">
    <w:abstractNumId w:val="30"/>
  </w:num>
  <w:num w:numId="7" w16cid:durableId="252976616">
    <w:abstractNumId w:val="30"/>
  </w:num>
  <w:num w:numId="8" w16cid:durableId="592319492">
    <w:abstractNumId w:val="35"/>
  </w:num>
  <w:num w:numId="9" w16cid:durableId="1341926730">
    <w:abstractNumId w:val="39"/>
  </w:num>
  <w:num w:numId="10" w16cid:durableId="902982710">
    <w:abstractNumId w:val="26"/>
  </w:num>
  <w:num w:numId="11" w16cid:durableId="2000574119">
    <w:abstractNumId w:val="16"/>
  </w:num>
  <w:num w:numId="12" w16cid:durableId="2028215923">
    <w:abstractNumId w:val="14"/>
  </w:num>
  <w:num w:numId="13" w16cid:durableId="925726636">
    <w:abstractNumId w:val="0"/>
  </w:num>
  <w:num w:numId="14" w16cid:durableId="610673682">
    <w:abstractNumId w:val="10"/>
  </w:num>
  <w:num w:numId="15" w16cid:durableId="669062648">
    <w:abstractNumId w:val="8"/>
  </w:num>
  <w:num w:numId="16" w16cid:durableId="595751577">
    <w:abstractNumId w:val="7"/>
  </w:num>
  <w:num w:numId="17" w16cid:durableId="1296569822">
    <w:abstractNumId w:val="6"/>
  </w:num>
  <w:num w:numId="18" w16cid:durableId="673186006">
    <w:abstractNumId w:val="5"/>
  </w:num>
  <w:num w:numId="19" w16cid:durableId="2122412653">
    <w:abstractNumId w:val="9"/>
  </w:num>
  <w:num w:numId="20" w16cid:durableId="1901553158">
    <w:abstractNumId w:val="4"/>
  </w:num>
  <w:num w:numId="21" w16cid:durableId="278072617">
    <w:abstractNumId w:val="3"/>
  </w:num>
  <w:num w:numId="22" w16cid:durableId="1848784377">
    <w:abstractNumId w:val="2"/>
  </w:num>
  <w:num w:numId="23" w16cid:durableId="1419986805">
    <w:abstractNumId w:val="1"/>
  </w:num>
  <w:num w:numId="24" w16cid:durableId="462189921">
    <w:abstractNumId w:val="32"/>
  </w:num>
  <w:num w:numId="25" w16cid:durableId="851719177">
    <w:abstractNumId w:val="21"/>
  </w:num>
  <w:num w:numId="26" w16cid:durableId="934828631">
    <w:abstractNumId w:val="30"/>
  </w:num>
  <w:num w:numId="27" w16cid:durableId="938635190">
    <w:abstractNumId w:val="20"/>
  </w:num>
  <w:num w:numId="28" w16cid:durableId="1169297110">
    <w:abstractNumId w:val="28"/>
  </w:num>
  <w:num w:numId="29" w16cid:durableId="1284846106">
    <w:abstractNumId w:val="22"/>
  </w:num>
  <w:num w:numId="30" w16cid:durableId="219634928">
    <w:abstractNumId w:val="30"/>
  </w:num>
  <w:num w:numId="31" w16cid:durableId="1942831430">
    <w:abstractNumId w:val="25"/>
  </w:num>
  <w:num w:numId="32" w16cid:durableId="797845354">
    <w:abstractNumId w:val="29"/>
  </w:num>
  <w:num w:numId="33" w16cid:durableId="1075664007">
    <w:abstractNumId w:val="40"/>
  </w:num>
  <w:num w:numId="34" w16cid:durableId="51978362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5704059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3168287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23681731">
    <w:abstractNumId w:val="30"/>
  </w:num>
  <w:num w:numId="38" w16cid:durableId="82034435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28214149">
    <w:abstractNumId w:val="30"/>
  </w:num>
  <w:num w:numId="40" w16cid:durableId="68621274">
    <w:abstractNumId w:val="30"/>
  </w:num>
  <w:num w:numId="41" w16cid:durableId="1803382312">
    <w:abstractNumId w:val="23"/>
  </w:num>
  <w:num w:numId="42" w16cid:durableId="701518832">
    <w:abstractNumId w:val="36"/>
  </w:num>
  <w:num w:numId="43" w16cid:durableId="8025811">
    <w:abstractNumId w:val="17"/>
  </w:num>
  <w:num w:numId="44" w16cid:durableId="1565606554">
    <w:abstractNumId w:val="31"/>
  </w:num>
  <w:num w:numId="45" w16cid:durableId="90652611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15935036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35577605">
    <w:abstractNumId w:val="11"/>
  </w:num>
  <w:num w:numId="48" w16cid:durableId="1217624747">
    <w:abstractNumId w:val="34"/>
  </w:num>
  <w:num w:numId="49" w16cid:durableId="1778061496">
    <w:abstractNumId w:val="12"/>
  </w:num>
  <w:num w:numId="50" w16cid:durableId="419453237">
    <w:abstractNumId w:val="15"/>
  </w:num>
  <w:num w:numId="51" w16cid:durableId="1872961092">
    <w:abstractNumId w:val="33"/>
  </w:num>
  <w:num w:numId="52" w16cid:durableId="844244051">
    <w:abstractNumId w:val="27"/>
  </w:num>
  <w:num w:numId="53" w16cid:durableId="793602872">
    <w:abstractNumId w:val="18"/>
  </w:num>
  <w:num w:numId="54" w16cid:durableId="366294562">
    <w:abstractNumId w:val="37"/>
  </w:num>
  <w:num w:numId="55" w16cid:durableId="266740274">
    <w:abstractNumId w:val="13"/>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Orlando Personal">
    <w15:presenceInfo w15:providerId="Windows Live" w15:userId="21b8b7ee405399c4"/>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5CBE"/>
    <w:rsid w:val="0004781E"/>
    <w:rsid w:val="00051434"/>
    <w:rsid w:val="00081001"/>
    <w:rsid w:val="00086468"/>
    <w:rsid w:val="00087426"/>
    <w:rsid w:val="0008758A"/>
    <w:rsid w:val="000C1E68"/>
    <w:rsid w:val="000C6038"/>
    <w:rsid w:val="000F563C"/>
    <w:rsid w:val="00161A30"/>
    <w:rsid w:val="00185BF8"/>
    <w:rsid w:val="00195C78"/>
    <w:rsid w:val="001A2EFD"/>
    <w:rsid w:val="001A3B3D"/>
    <w:rsid w:val="001B67DC"/>
    <w:rsid w:val="001C47F9"/>
    <w:rsid w:val="001D3E8F"/>
    <w:rsid w:val="001F2955"/>
    <w:rsid w:val="00203806"/>
    <w:rsid w:val="002109B4"/>
    <w:rsid w:val="002113CA"/>
    <w:rsid w:val="002254A9"/>
    <w:rsid w:val="00233D97"/>
    <w:rsid w:val="002347A2"/>
    <w:rsid w:val="00234D1E"/>
    <w:rsid w:val="00252159"/>
    <w:rsid w:val="00275FC4"/>
    <w:rsid w:val="002850E3"/>
    <w:rsid w:val="002A3F0C"/>
    <w:rsid w:val="002B4236"/>
    <w:rsid w:val="002F016E"/>
    <w:rsid w:val="003207AD"/>
    <w:rsid w:val="003500F5"/>
    <w:rsid w:val="00354FCF"/>
    <w:rsid w:val="00356B4D"/>
    <w:rsid w:val="00361370"/>
    <w:rsid w:val="003706EC"/>
    <w:rsid w:val="003A19E2"/>
    <w:rsid w:val="003A53DF"/>
    <w:rsid w:val="003B27E6"/>
    <w:rsid w:val="003B2B40"/>
    <w:rsid w:val="003B34EE"/>
    <w:rsid w:val="003B4E04"/>
    <w:rsid w:val="003C7E41"/>
    <w:rsid w:val="003D76BA"/>
    <w:rsid w:val="003F5A08"/>
    <w:rsid w:val="0040197C"/>
    <w:rsid w:val="00420716"/>
    <w:rsid w:val="004325FB"/>
    <w:rsid w:val="004371CA"/>
    <w:rsid w:val="004432BA"/>
    <w:rsid w:val="0044407E"/>
    <w:rsid w:val="00447BB9"/>
    <w:rsid w:val="00454557"/>
    <w:rsid w:val="004552DE"/>
    <w:rsid w:val="0046031D"/>
    <w:rsid w:val="00467E00"/>
    <w:rsid w:val="00473AC9"/>
    <w:rsid w:val="00493628"/>
    <w:rsid w:val="004A1356"/>
    <w:rsid w:val="004D72B5"/>
    <w:rsid w:val="004E7D8F"/>
    <w:rsid w:val="00511CA7"/>
    <w:rsid w:val="005124EF"/>
    <w:rsid w:val="0051272B"/>
    <w:rsid w:val="00551B7F"/>
    <w:rsid w:val="0056610F"/>
    <w:rsid w:val="00575BCA"/>
    <w:rsid w:val="00575F41"/>
    <w:rsid w:val="00593CF3"/>
    <w:rsid w:val="005B0344"/>
    <w:rsid w:val="005B520E"/>
    <w:rsid w:val="005B7E43"/>
    <w:rsid w:val="005C1511"/>
    <w:rsid w:val="005E2800"/>
    <w:rsid w:val="005E3615"/>
    <w:rsid w:val="005E73BC"/>
    <w:rsid w:val="005F1EEC"/>
    <w:rsid w:val="00600612"/>
    <w:rsid w:val="0060155B"/>
    <w:rsid w:val="00605825"/>
    <w:rsid w:val="00627E67"/>
    <w:rsid w:val="00634DAB"/>
    <w:rsid w:val="006424E8"/>
    <w:rsid w:val="00645D22"/>
    <w:rsid w:val="00651A08"/>
    <w:rsid w:val="00654204"/>
    <w:rsid w:val="00663F12"/>
    <w:rsid w:val="00670434"/>
    <w:rsid w:val="006825A2"/>
    <w:rsid w:val="0069744D"/>
    <w:rsid w:val="006A6B6D"/>
    <w:rsid w:val="006B6B66"/>
    <w:rsid w:val="006D5055"/>
    <w:rsid w:val="006E09D3"/>
    <w:rsid w:val="006E1270"/>
    <w:rsid w:val="006F0233"/>
    <w:rsid w:val="006F13F1"/>
    <w:rsid w:val="006F6D3D"/>
    <w:rsid w:val="00715BEA"/>
    <w:rsid w:val="00740EEA"/>
    <w:rsid w:val="00742191"/>
    <w:rsid w:val="007517B1"/>
    <w:rsid w:val="00753050"/>
    <w:rsid w:val="007917BA"/>
    <w:rsid w:val="00794804"/>
    <w:rsid w:val="007A7433"/>
    <w:rsid w:val="007B33F1"/>
    <w:rsid w:val="007B6DDA"/>
    <w:rsid w:val="007C0308"/>
    <w:rsid w:val="007C2FF2"/>
    <w:rsid w:val="007C5C8C"/>
    <w:rsid w:val="007D6232"/>
    <w:rsid w:val="007F1F99"/>
    <w:rsid w:val="007F768F"/>
    <w:rsid w:val="0080791D"/>
    <w:rsid w:val="00815E55"/>
    <w:rsid w:val="00816993"/>
    <w:rsid w:val="00836367"/>
    <w:rsid w:val="0085065A"/>
    <w:rsid w:val="0085067A"/>
    <w:rsid w:val="00864198"/>
    <w:rsid w:val="00873603"/>
    <w:rsid w:val="00893FC7"/>
    <w:rsid w:val="008A2C7D"/>
    <w:rsid w:val="008A4DF5"/>
    <w:rsid w:val="008B1A12"/>
    <w:rsid w:val="008B6524"/>
    <w:rsid w:val="008C4B23"/>
    <w:rsid w:val="008E0F88"/>
    <w:rsid w:val="008E1C6F"/>
    <w:rsid w:val="008F6E2C"/>
    <w:rsid w:val="008F778E"/>
    <w:rsid w:val="0091460F"/>
    <w:rsid w:val="00921FCD"/>
    <w:rsid w:val="009275C8"/>
    <w:rsid w:val="009303D9"/>
    <w:rsid w:val="00933139"/>
    <w:rsid w:val="00933C64"/>
    <w:rsid w:val="00943497"/>
    <w:rsid w:val="00962768"/>
    <w:rsid w:val="00972203"/>
    <w:rsid w:val="009B0BB1"/>
    <w:rsid w:val="009D1F05"/>
    <w:rsid w:val="009E74F1"/>
    <w:rsid w:val="009F1D79"/>
    <w:rsid w:val="009F4646"/>
    <w:rsid w:val="00A059B3"/>
    <w:rsid w:val="00A062E4"/>
    <w:rsid w:val="00A25333"/>
    <w:rsid w:val="00A426E6"/>
    <w:rsid w:val="00A6689C"/>
    <w:rsid w:val="00A668EB"/>
    <w:rsid w:val="00A92EF3"/>
    <w:rsid w:val="00A94DEE"/>
    <w:rsid w:val="00AE3409"/>
    <w:rsid w:val="00AF6ECD"/>
    <w:rsid w:val="00AF7E8F"/>
    <w:rsid w:val="00B032B9"/>
    <w:rsid w:val="00B06E36"/>
    <w:rsid w:val="00B119C8"/>
    <w:rsid w:val="00B11A60"/>
    <w:rsid w:val="00B22613"/>
    <w:rsid w:val="00B43BF7"/>
    <w:rsid w:val="00B44A76"/>
    <w:rsid w:val="00B76465"/>
    <w:rsid w:val="00B768D1"/>
    <w:rsid w:val="00B91D85"/>
    <w:rsid w:val="00BA1025"/>
    <w:rsid w:val="00BA6A30"/>
    <w:rsid w:val="00BC3420"/>
    <w:rsid w:val="00BD383F"/>
    <w:rsid w:val="00BD670B"/>
    <w:rsid w:val="00BE7D3C"/>
    <w:rsid w:val="00BF5FF6"/>
    <w:rsid w:val="00C00D1F"/>
    <w:rsid w:val="00C0207F"/>
    <w:rsid w:val="00C060CB"/>
    <w:rsid w:val="00C13D32"/>
    <w:rsid w:val="00C16117"/>
    <w:rsid w:val="00C3075A"/>
    <w:rsid w:val="00C51523"/>
    <w:rsid w:val="00C520A9"/>
    <w:rsid w:val="00C919A4"/>
    <w:rsid w:val="00C944E0"/>
    <w:rsid w:val="00CA4392"/>
    <w:rsid w:val="00CC393F"/>
    <w:rsid w:val="00CC6F51"/>
    <w:rsid w:val="00CF4531"/>
    <w:rsid w:val="00D10AAC"/>
    <w:rsid w:val="00D2176E"/>
    <w:rsid w:val="00D37F77"/>
    <w:rsid w:val="00D427D9"/>
    <w:rsid w:val="00D443DA"/>
    <w:rsid w:val="00D632BE"/>
    <w:rsid w:val="00D72D06"/>
    <w:rsid w:val="00D7522C"/>
    <w:rsid w:val="00D7536F"/>
    <w:rsid w:val="00D76668"/>
    <w:rsid w:val="00DA1912"/>
    <w:rsid w:val="00DA6458"/>
    <w:rsid w:val="00DA6B09"/>
    <w:rsid w:val="00DB4EC7"/>
    <w:rsid w:val="00DC7282"/>
    <w:rsid w:val="00DD1B7D"/>
    <w:rsid w:val="00DE1B22"/>
    <w:rsid w:val="00DF766E"/>
    <w:rsid w:val="00E002C0"/>
    <w:rsid w:val="00E07383"/>
    <w:rsid w:val="00E150A2"/>
    <w:rsid w:val="00E165BC"/>
    <w:rsid w:val="00E27A65"/>
    <w:rsid w:val="00E61E12"/>
    <w:rsid w:val="00E7596C"/>
    <w:rsid w:val="00E878F2"/>
    <w:rsid w:val="00EA3151"/>
    <w:rsid w:val="00EA3583"/>
    <w:rsid w:val="00EB3187"/>
    <w:rsid w:val="00ED0149"/>
    <w:rsid w:val="00EF7DE3"/>
    <w:rsid w:val="00F02AC7"/>
    <w:rsid w:val="00F03103"/>
    <w:rsid w:val="00F22422"/>
    <w:rsid w:val="00F271DE"/>
    <w:rsid w:val="00F30A0D"/>
    <w:rsid w:val="00F627DA"/>
    <w:rsid w:val="00F7190E"/>
    <w:rsid w:val="00F71BD4"/>
    <w:rsid w:val="00F7201D"/>
    <w:rsid w:val="00F7288F"/>
    <w:rsid w:val="00F847A6"/>
    <w:rsid w:val="00F901D4"/>
    <w:rsid w:val="00F9441B"/>
    <w:rsid w:val="00FA4C32"/>
    <w:rsid w:val="00FC2E84"/>
    <w:rsid w:val="00FD41DA"/>
    <w:rsid w:val="00FE1039"/>
    <w:rsid w:val="00FE2661"/>
    <w:rsid w:val="00FE2B71"/>
    <w:rsid w:val="00FE2DD5"/>
    <w:rsid w:val="00FE7114"/>
    <w:rsid w:val="00FF08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94F34F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link w:val="Heading4Char"/>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893FC7"/>
    <w:pPr>
      <w:ind w:start="36pt"/>
      <w:contextualSpacing/>
    </w:pPr>
  </w:style>
  <w:style w:type="character" w:styleId="Hyperlink">
    <w:name w:val="Hyperlink"/>
    <w:basedOn w:val="DefaultParagraphFont"/>
    <w:rsid w:val="00893FC7"/>
    <w:rPr>
      <w:color w:val="0563C1" w:themeColor="hyperlink"/>
      <w:u w:val="single"/>
    </w:rPr>
  </w:style>
  <w:style w:type="character" w:styleId="UnresolvedMention">
    <w:name w:val="Unresolved Mention"/>
    <w:basedOn w:val="DefaultParagraphFont"/>
    <w:uiPriority w:val="99"/>
    <w:semiHidden/>
    <w:unhideWhenUsed/>
    <w:rsid w:val="00893FC7"/>
    <w:rPr>
      <w:color w:val="605E5C"/>
      <w:shd w:val="clear" w:color="auto" w:fill="E1DFDD"/>
    </w:rPr>
  </w:style>
  <w:style w:type="paragraph" w:styleId="Caption">
    <w:name w:val="caption"/>
    <w:basedOn w:val="Normal"/>
    <w:next w:val="Normal"/>
    <w:unhideWhenUsed/>
    <w:qFormat/>
    <w:rsid w:val="00C13D32"/>
    <w:pPr>
      <w:spacing w:after="10pt"/>
    </w:pPr>
    <w:rPr>
      <w:i/>
      <w:iCs/>
      <w:color w:val="44546A" w:themeColor="text2"/>
      <w:sz w:val="18"/>
      <w:szCs w:val="18"/>
    </w:rPr>
  </w:style>
  <w:style w:type="character" w:customStyle="1" w:styleId="Heading1Char">
    <w:name w:val="Heading 1 Char"/>
    <w:basedOn w:val="DefaultParagraphFont"/>
    <w:link w:val="Heading1"/>
    <w:rsid w:val="003C7E41"/>
    <w:rPr>
      <w:smallCaps/>
      <w:noProof/>
    </w:rPr>
  </w:style>
  <w:style w:type="character" w:styleId="FollowedHyperlink">
    <w:name w:val="FollowedHyperlink"/>
    <w:basedOn w:val="DefaultParagraphFont"/>
    <w:rsid w:val="00F22422"/>
    <w:rPr>
      <w:color w:val="954F72" w:themeColor="followedHyperlink"/>
      <w:u w:val="single"/>
    </w:rPr>
  </w:style>
  <w:style w:type="character" w:customStyle="1" w:styleId="Heading2Char">
    <w:name w:val="Heading 2 Char"/>
    <w:basedOn w:val="DefaultParagraphFont"/>
    <w:link w:val="Heading2"/>
    <w:rsid w:val="00087426"/>
    <w:rPr>
      <w:i/>
      <w:iCs/>
      <w:noProof/>
    </w:rPr>
  </w:style>
  <w:style w:type="character" w:customStyle="1" w:styleId="Heading4Char">
    <w:name w:val="Heading 4 Char"/>
    <w:basedOn w:val="DefaultParagraphFont"/>
    <w:link w:val="Heading4"/>
    <w:rsid w:val="00087426"/>
    <w:rPr>
      <w:i/>
      <w:iCs/>
      <w:noProof/>
    </w:rPr>
  </w:style>
  <w:style w:type="paragraph" w:customStyle="1" w:styleId="Default">
    <w:name w:val="Default"/>
    <w:rsid w:val="00A426E6"/>
    <w:pPr>
      <w:autoSpaceDE w:val="0"/>
      <w:autoSpaceDN w:val="0"/>
      <w:adjustRightInd w:val="0"/>
    </w:pPr>
    <w:rPr>
      <w:rFonts w:ascii="Calibri" w:hAnsi="Calibri" w:cs="Calibri"/>
      <w:color w:val="000000"/>
      <w:sz w:val="24"/>
      <w:szCs w:val="24"/>
    </w:rPr>
  </w:style>
  <w:style w:type="paragraph" w:styleId="Revision">
    <w:name w:val="Revision"/>
    <w:hidden/>
    <w:uiPriority w:val="99"/>
    <w:semiHidden/>
    <w:rsid w:val="00816993"/>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hyperlink" Target="https://en.kali.tools/?p=367" TargetMode="External"/><Relationship Id="rId39" Type="http://purl.oclc.org/ooxml/officeDocument/relationships/hyperlink" Target="https://papers.mathyvanhoef.com/ccs2017.pdf" TargetMode="External"/><Relationship Id="rId21" Type="http://purl.oclc.org/ooxml/officeDocument/relationships/hyperlink" Target="https://www.byos.io/blog/how-to-protect-against-rogue-access-points-on-wi-fi" TargetMode="External"/><Relationship Id="rId34" Type="http://purl.oclc.org/ooxml/officeDocument/relationships/hyperlink" Target="https://doi.org/10.1016/j.csi.2008.09.038" TargetMode="External"/><Relationship Id="rId42" Type="http://purl.oclc.org/ooxml/officeDocument/relationships/hyperlink" Target="https://www.aircrack-ng.org/doku.php?id=airmon-ng" TargetMode="External"/><Relationship Id="rId47" Type="http://purl.oclc.org/ooxml/officeDocument/relationships/image" Target="media/image12.png"/><Relationship Id="rId50" Type="http://purl.oclc.org/ooxml/officeDocument/relationships/image" Target="media/image15.png"/><Relationship Id="rId55" Type="http://purl.oclc.org/ooxml/officeDocument/relationships/fontTable" Target="fontTable.xml"/><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8.png"/><Relationship Id="rId29" Type="http://purl.oclc.org/ooxml/officeDocument/relationships/hyperlink" Target="https://www.techopedia.com/definition/22921/wi-fi-protected-access-pre-shared-key-wpa-psk" TargetMode="External"/><Relationship Id="rId11" Type="http://purl.oclc.org/ooxml/officeDocument/relationships/image" Target="media/image3.png"/><Relationship Id="rId24" Type="http://purl.oclc.org/ooxml/officeDocument/relationships/hyperlink" Target="https://www.aircrack-ng.org/" TargetMode="External"/><Relationship Id="rId32" Type="http://purl.oclc.org/ooxml/officeDocument/relationships/hyperlink" Target="https://www.kali.org/tools/crunch/" TargetMode="External"/><Relationship Id="rId37" Type="http://purl.oclc.org/ooxml/officeDocument/relationships/hyperlink" Target="https://www.aircrack-ng.org/doku.php?id=packetforge-ng" TargetMode="External"/><Relationship Id="rId40" Type="http://purl.oclc.org/ooxml/officeDocument/relationships/hyperlink" Target="https://auth0.com/blog/krack-attack-wpa2-and-what-it-means/" TargetMode="External"/><Relationship Id="rId45" Type="http://purl.oclc.org/ooxml/officeDocument/relationships/hyperlink" Target="https://cybr.com/certifications-archives/initialization-vector-iv-attacks-with-wep-comptia-security/" TargetMode="External"/><Relationship Id="rId53" Type="http://purl.oclc.org/ooxml/officeDocument/relationships/image" Target="media/image17.png"/><Relationship Id="rId5" Type="http://purl.oclc.org/ooxml/officeDocument/relationships/webSettings" Target="webSettings.xml"/><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hyperlink" Target="https://www.juniper.net/documentation/en_US/junos-space-apps/network-director4.0/topics/concept/wireless-rogue-ap.html" TargetMode="External"/><Relationship Id="rId27" Type="http://purl.oclc.org/ooxml/officeDocument/relationships/hyperlink" Target="https://www.aircrack-ng.org/doku.php?id=aireplay-ng" TargetMode="External"/><Relationship Id="rId30" Type="http://purl.oclc.org/ooxml/officeDocument/relationships/hyperlink" Target="https://cylab.be/blog/32/how-does-wpawpa2-wifi-security-work-and-how-to-crack-it?accept-cookies=1" TargetMode="External"/><Relationship Id="rId35" Type="http://purl.oclc.org/ooxml/officeDocument/relationships/hyperlink" Target="https://subscription.packtpub.com/book/networking-&amp;-servers/9781785280856/6/ch06lvl1sec27/denial-of-service-attacks" TargetMode="External"/><Relationship Id="rId43" Type="http://purl.oclc.org/ooxml/officeDocument/relationships/hyperlink" Target="https://www.aircrack-ng.org/doku.php?id=aircrack-ng" TargetMode="External"/><Relationship Id="rId48" Type="http://purl.oclc.org/ooxml/officeDocument/relationships/image" Target="media/image13.png"/><Relationship Id="rId56" Type="http://schemas.microsoft.com/office/2011/relationships/people" Target="people.xml"/><Relationship Id="rId8" Type="http://purl.oclc.org/ooxml/officeDocument/relationships/footer" Target="footer1.xml"/><Relationship Id="rId51" Type="http://purl.oclc.org/ooxml/officeDocument/relationships/image" Target="media/image16.png"/><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hyperlink" Target="https://www.aircrack-ng.org/doku.php?id=airmon-ng" TargetMode="External"/><Relationship Id="rId33" Type="http://purl.oclc.org/ooxml/officeDocument/relationships/hyperlink" Target="https://www.linkedin.com/pulse/wi-fi-attacks-cracking-handshake-james-weston/" TargetMode="External"/><Relationship Id="rId38" Type="http://purl.oclc.org/ooxml/officeDocument/relationships/hyperlink" Target="https://medium.com/asecuritysite-when-bob-met-alice/krack-is-back-meet-kr%C3%B8%C3%B8k-c0832fd4b598" TargetMode="External"/><Relationship Id="rId46" Type="http://purl.oclc.org/ooxml/officeDocument/relationships/hyperlink" Target="https://www.kali.org/get-kali/" TargetMode="External"/><Relationship Id="rId20" Type="http://purl.oclc.org/ooxml/officeDocument/relationships/hyperlink" Target="https://www.avast.com/c-wep-vs-wpa-or-wpa2" TargetMode="External"/><Relationship Id="rId41" Type="http://purl.oclc.org/ooxml/officeDocument/relationships/hyperlink" Target="https://hub.packtpub.com/what-we-can-learn-attacks-wep-protocol/" TargetMode="External"/><Relationship Id="rId54" Type="http://purl.oclc.org/ooxml/officeDocument/relationships/image" Target="media/image18.png"/><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7.png"/><Relationship Id="rId23" Type="http://purl.oclc.org/ooxml/officeDocument/relationships/hyperlink" Target="https://www.kali.org/tools/wifiphisher/" TargetMode="External"/><Relationship Id="rId28" Type="http://purl.oclc.org/ooxml/officeDocument/relationships/hyperlink" Target="https://www.kali.org/tools/airgeddon/" TargetMode="External"/><Relationship Id="rId36" Type="http://purl.oclc.org/ooxml/officeDocument/relationships/hyperlink" Target="http://wirelessnetworkssecurity.blogspot.com/2013/01/wpa-attacks.html" TargetMode="External"/><Relationship Id="rId49" Type="http://purl.oclc.org/ooxml/officeDocument/relationships/image" Target="media/image14.png"/><Relationship Id="rId57" Type="http://purl.oclc.org/ooxml/officeDocument/relationships/theme" Target="theme/theme1.xml"/><Relationship Id="rId10" Type="http://purl.oclc.org/ooxml/officeDocument/relationships/image" Target="media/image2.png"/><Relationship Id="rId31" Type="http://purl.oclc.org/ooxml/officeDocument/relationships/hyperlink" Target="https://westoahu.hawaii.edu/cyber/forensics-weekly-executive-summmaries/taking-advantage-of-the-4-way-handshake/" TargetMode="External"/><Relationship Id="rId44" Type="http://purl.oclc.org/ooxml/officeDocument/relationships/hyperlink" Target="https://www.aircrack-ng.org/doku.php?id=airodump-ng" TargetMode="External"/><Relationship Id="rId52" Type="http://purl.oclc.org/ooxml/officeDocument/relationships/hyperlink" Target="https://www.kali.org/get-kali/"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328</TotalTime>
  <Pages>13</Pages>
  <Words>6558</Words>
  <Characters>37385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Fatimah Bayanooni</cp:lastModifiedBy>
  <cp:revision>134</cp:revision>
  <dcterms:created xsi:type="dcterms:W3CDTF">2019-01-08T18:42:00Z</dcterms:created>
  <dcterms:modified xsi:type="dcterms:W3CDTF">2023-03-30T20:49:00Z</dcterms:modified>
</cp:coreProperties>
</file>